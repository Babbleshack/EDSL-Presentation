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F0CF9" w14:textId="3B27C7CD" w:rsidR="6787A1BF" w:rsidRDefault="6787A1BF">
      <w:pPr>
        <w:jc w:val="center"/>
        <w:pPrChange w:id="0" w:author="Garraghan, Peter" w:date="2019-10-17T20:59:00Z">
          <w:pPr>
            <w:ind w:firstLine="708"/>
            <w:jc w:val="center"/>
          </w:pPr>
        </w:pPrChange>
      </w:pPr>
      <w:r w:rsidRPr="6787A1BF">
        <w:rPr>
          <w:b/>
          <w:bCs/>
          <w:sz w:val="32"/>
          <w:szCs w:val="32"/>
        </w:rPr>
        <w:t xml:space="preserve">PRISM: An Experiment Framework for Straggler Analytics </w:t>
      </w:r>
      <w:r w:rsidR="008B50D1">
        <w:rPr>
          <w:b/>
          <w:bCs/>
          <w:sz w:val="32"/>
          <w:szCs w:val="32"/>
        </w:rPr>
        <w:t xml:space="preserve">                      </w:t>
      </w:r>
      <w:r w:rsidR="00106F4B">
        <w:rPr>
          <w:b/>
          <w:bCs/>
          <w:sz w:val="32"/>
          <w:szCs w:val="32"/>
        </w:rPr>
        <w:t>in</w:t>
      </w:r>
      <w:r w:rsidRPr="6787A1BF">
        <w:rPr>
          <w:b/>
          <w:bCs/>
          <w:sz w:val="32"/>
          <w:szCs w:val="32"/>
        </w:rPr>
        <w:t xml:space="preserve"> Containerized Clusters</w:t>
      </w:r>
    </w:p>
    <w:p w14:paraId="74C17D4D" w14:textId="77777777" w:rsidR="00586A35" w:rsidRPr="00586A35" w:rsidRDefault="00586A35" w:rsidP="00F3231F">
      <w:pPr>
        <w:pStyle w:val="Authors"/>
        <w:rPr>
          <w:rStyle w:val="FirstName"/>
          <w14:ligatures w14:val="standard"/>
        </w:rPr>
        <w:sectPr w:rsidR="00586A35" w:rsidRPr="00586A35" w:rsidSect="00586A35">
          <w:headerReference w:type="even" r:id="rId12"/>
          <w:headerReference w:type="default" r:id="rId13"/>
          <w:footerReference w:type="even" r:id="rId14"/>
          <w:footerReference w:type="default" r:id="rId15"/>
          <w:headerReference w:type="first" r:id="rId16"/>
          <w:footerReference w:type="first" r:id="rId17"/>
          <w:endnotePr>
            <w:numFmt w:val="decimal"/>
          </w:endnotePr>
          <w:type w:val="continuous"/>
          <w:pgSz w:w="12240" w:h="15840" w:code="9"/>
          <w:pgMar w:top="1500" w:right="1080" w:bottom="1600" w:left="1080" w:header="1080" w:footer="1080" w:gutter="0"/>
          <w:pgNumType w:start="1"/>
          <w:cols w:space="480"/>
          <w:titlePg/>
          <w:docGrid w:linePitch="360"/>
        </w:sectPr>
      </w:pPr>
    </w:p>
    <w:p w14:paraId="3DF0F2CD" w14:textId="77777777" w:rsidR="00586A35" w:rsidRPr="00586A35" w:rsidRDefault="001D6ECC" w:rsidP="00586A35">
      <w:pPr>
        <w:pStyle w:val="Authors"/>
        <w:jc w:val="center"/>
        <w:rPr>
          <w14:ligatures w14:val="standard"/>
        </w:rPr>
      </w:pPr>
      <w:r>
        <w:rPr>
          <w:rStyle w:val="FirstName"/>
          <w14:ligatures w14:val="standard"/>
        </w:rPr>
        <w:t>Dominic Lindsay</w:t>
      </w:r>
      <w:r w:rsidR="00586A35" w:rsidRPr="00586A35">
        <w:rPr>
          <w14:ligatures w14:val="standard"/>
        </w:rPr>
        <w:br/>
      </w:r>
      <w:r w:rsidR="00586A35" w:rsidRPr="00586A35">
        <w:rPr>
          <w:rStyle w:val="OrgDiv"/>
          <w:color w:val="auto"/>
          <w:sz w:val="20"/>
          <w14:ligatures w14:val="standard"/>
        </w:rPr>
        <w:t xml:space="preserve"> </w:t>
      </w:r>
      <w:r w:rsidR="000F3D18">
        <w:rPr>
          <w:rStyle w:val="OrgDiv"/>
          <w:color w:val="auto"/>
          <w:sz w:val="20"/>
          <w14:ligatures w14:val="standard"/>
        </w:rPr>
        <w:t>School of Computing &amp; Communications</w:t>
      </w:r>
      <w:r w:rsidR="000F3D18">
        <w:rPr>
          <w:rStyle w:val="OrgName"/>
          <w:color w:val="auto"/>
          <w:sz w:val="20"/>
          <w14:ligatures w14:val="standard"/>
        </w:rPr>
        <w:br/>
        <w:t xml:space="preserve"> Lancaster University</w:t>
      </w:r>
      <w:r w:rsidR="001C3B16">
        <w:rPr>
          <w:rStyle w:val="OrgName"/>
          <w:color w:val="auto"/>
          <w:sz w:val="20"/>
          <w14:ligatures w14:val="standard"/>
        </w:rPr>
        <w:t>, UK</w:t>
      </w:r>
      <w:r w:rsidR="00586A35" w:rsidRPr="00586A35">
        <w:rPr>
          <w:rStyle w:val="OrgName"/>
          <w:color w:val="auto"/>
          <w:sz w:val="20"/>
          <w14:ligatures w14:val="standard"/>
        </w:rPr>
        <w:br/>
        <w:t xml:space="preserve"> </w:t>
      </w:r>
      <w:r w:rsidR="00586A35" w:rsidRPr="00586A35">
        <w:rPr>
          <w:sz w:val="20"/>
          <w14:ligatures w14:val="standard"/>
        </w:rPr>
        <w:t xml:space="preserve"> </w:t>
      </w:r>
      <w:r w:rsidR="001C3B16">
        <w:rPr>
          <w:rStyle w:val="Email"/>
          <w:color w:val="auto"/>
          <w:sz w:val="20"/>
          <w14:ligatures w14:val="standard"/>
        </w:rPr>
        <w:t>d.lindsay4@lancaster.ac.uk</w:t>
      </w:r>
    </w:p>
    <w:p w14:paraId="5F9F77D0" w14:textId="5061F74E" w:rsidR="00586A35" w:rsidRPr="00586A35" w:rsidRDefault="001D6ECC" w:rsidP="32940983">
      <w:pPr>
        <w:pStyle w:val="Authors"/>
        <w:jc w:val="center"/>
        <w:rPr>
          <w:highlight w:val="red"/>
        </w:rPr>
      </w:pPr>
      <w:proofErr w:type="spellStart"/>
      <w:r>
        <w:rPr>
          <w:rStyle w:val="FirstName"/>
          <w14:ligatures w14:val="standard"/>
        </w:rPr>
        <w:t>Sukhpal</w:t>
      </w:r>
      <w:proofErr w:type="spellEnd"/>
      <w:r>
        <w:rPr>
          <w:rStyle w:val="FirstName"/>
          <w14:ligatures w14:val="standard"/>
        </w:rPr>
        <w:t xml:space="preserve"> Singh Gill</w:t>
      </w:r>
      <w:r w:rsidR="00586A35" w:rsidRPr="00586A35">
        <w:rPr>
          <w14:ligatures w14:val="standard"/>
        </w:rPr>
        <w:br/>
      </w:r>
      <w:r w:rsidR="00586A35" w:rsidRPr="3036C012">
        <w:rPr>
          <w:rStyle w:val="OrgDiv"/>
          <w:color w:val="auto"/>
          <w:sz w:val="20"/>
          <w:szCs w:val="20"/>
          <w14:ligatures w14:val="standard"/>
        </w:rPr>
        <w:t xml:space="preserve"> </w:t>
      </w:r>
      <w:r w:rsidR="00A261E2" w:rsidRPr="00A261E2">
        <w:rPr>
          <w:rStyle w:val="OrgDiv"/>
          <w:color w:val="auto"/>
          <w:sz w:val="20"/>
          <w:szCs w:val="20"/>
          <w14:ligatures w14:val="standard"/>
        </w:rPr>
        <w:t xml:space="preserve">School of Electronic Engineering </w:t>
      </w:r>
      <w:ins w:id="10" w:author="Garraghan, Peter" w:date="2019-10-17T21:22:00Z">
        <w:r w:rsidR="00113A82">
          <w:rPr>
            <w:rStyle w:val="OrgDiv"/>
            <w:color w:val="auto"/>
            <w:sz w:val="20"/>
            <w:szCs w:val="20"/>
            <w14:ligatures w14:val="standard"/>
          </w:rPr>
          <w:t>&amp;</w:t>
        </w:r>
      </w:ins>
      <w:del w:id="11" w:author="Garraghan, Peter" w:date="2019-10-17T21:22:00Z">
        <w:r w:rsidR="00A261E2" w:rsidRPr="00A261E2" w:rsidDel="00113A82">
          <w:rPr>
            <w:rStyle w:val="OrgDiv"/>
            <w:color w:val="auto"/>
            <w:sz w:val="20"/>
            <w:szCs w:val="20"/>
            <w14:ligatures w14:val="standard"/>
          </w:rPr>
          <w:delText>and</w:delText>
        </w:r>
      </w:del>
      <w:r w:rsidR="00A261E2" w:rsidRPr="00A261E2">
        <w:rPr>
          <w:rStyle w:val="OrgDiv"/>
          <w:color w:val="auto"/>
          <w:sz w:val="20"/>
          <w:szCs w:val="20"/>
          <w14:ligatures w14:val="standard"/>
        </w:rPr>
        <w:t xml:space="preserve"> Computer Science</w:t>
      </w:r>
      <w:r w:rsidR="001C3B16">
        <w:rPr>
          <w:rStyle w:val="OrgName"/>
          <w:color w:val="auto"/>
          <w:sz w:val="20"/>
          <w14:ligatures w14:val="standard"/>
        </w:rPr>
        <w:br/>
      </w:r>
      <w:r w:rsidR="001C3B16" w:rsidRPr="3036C012">
        <w:rPr>
          <w:rStyle w:val="OrgName"/>
          <w:color w:val="auto"/>
          <w:sz w:val="20"/>
          <w:szCs w:val="20"/>
          <w14:ligatures w14:val="standard"/>
        </w:rPr>
        <w:t xml:space="preserve"> </w:t>
      </w:r>
      <w:r w:rsidR="00DE6BE1" w:rsidRPr="00DE6BE1">
        <w:rPr>
          <w:rStyle w:val="OrgName"/>
          <w:color w:val="auto"/>
          <w:sz w:val="20"/>
          <w:szCs w:val="20"/>
          <w14:ligatures w14:val="standard"/>
        </w:rPr>
        <w:t>Queen Mary University</w:t>
      </w:r>
      <w:r w:rsidR="00DE6BE1">
        <w:rPr>
          <w:rStyle w:val="OrgName"/>
          <w:color w:val="auto"/>
          <w:sz w:val="20"/>
          <w:szCs w:val="20"/>
          <w14:ligatures w14:val="standard"/>
        </w:rPr>
        <w:t>,</w:t>
      </w:r>
      <w:r w:rsidR="00DE6BE1" w:rsidRPr="00DE6BE1">
        <w:rPr>
          <w:rStyle w:val="OrgName"/>
          <w:color w:val="auto"/>
          <w:sz w:val="20"/>
          <w:szCs w:val="20"/>
          <w14:ligatures w14:val="standard"/>
        </w:rPr>
        <w:t xml:space="preserve"> UK</w:t>
      </w:r>
      <w:r w:rsidR="00586A35" w:rsidRPr="00586A35">
        <w:rPr>
          <w:sz w:val="20"/>
          <w14:ligatures w14:val="standard"/>
        </w:rPr>
        <w:br/>
      </w:r>
      <w:r w:rsidR="00586A35" w:rsidRPr="3036C012">
        <w:rPr>
          <w:rStyle w:val="Email"/>
          <w:color w:val="auto"/>
        </w:rPr>
        <w:t xml:space="preserve"> </w:t>
      </w:r>
      <w:hyperlink r:id="rId18" w:history="1">
        <w:r w:rsidR="001C3B16" w:rsidRPr="3036C012">
          <w:rPr>
            <w:rStyle w:val="Email"/>
            <w:color w:val="auto"/>
            <w:sz w:val="20"/>
            <w:szCs w:val="20"/>
          </w:rPr>
          <w:t>s.s.gill@</w:t>
        </w:r>
        <w:r w:rsidR="00DE6BE1">
          <w:rPr>
            <w:rStyle w:val="Email"/>
            <w:color w:val="auto"/>
            <w:sz w:val="20"/>
            <w:szCs w:val="20"/>
          </w:rPr>
          <w:t>qmul</w:t>
        </w:r>
        <w:r w:rsidR="001C3B16" w:rsidRPr="3036C012">
          <w:rPr>
            <w:rStyle w:val="Email"/>
            <w:color w:val="auto"/>
            <w:sz w:val="20"/>
            <w:szCs w:val="20"/>
          </w:rPr>
          <w:t>.ac.uk</w:t>
        </w:r>
      </w:hyperlink>
    </w:p>
    <w:p w14:paraId="03C4627F" w14:textId="77777777" w:rsidR="00F3231F" w:rsidRPr="00586A35" w:rsidRDefault="001D6ECC" w:rsidP="00586A35">
      <w:pPr>
        <w:pStyle w:val="Authors"/>
        <w:jc w:val="center"/>
        <w:rPr>
          <w14:ligatures w14:val="standard"/>
        </w:rPr>
      </w:pPr>
      <w:r>
        <w:rPr>
          <w:rStyle w:val="FirstName"/>
          <w14:ligatures w14:val="standard"/>
        </w:rPr>
        <w:t>Peter Garraghan</w:t>
      </w:r>
      <w:r w:rsidR="00586A35" w:rsidRPr="00586A35">
        <w:rPr>
          <w14:ligatures w14:val="standard"/>
        </w:rPr>
        <w:br/>
      </w:r>
      <w:r w:rsidR="00586A35" w:rsidRPr="00586A35">
        <w:rPr>
          <w:rStyle w:val="OrgDiv"/>
          <w:color w:val="auto"/>
          <w:sz w:val="20"/>
          <w14:ligatures w14:val="standard"/>
        </w:rPr>
        <w:t xml:space="preserve"> </w:t>
      </w:r>
      <w:r w:rsidR="001C3B16">
        <w:rPr>
          <w:rStyle w:val="OrgDiv"/>
          <w:color w:val="auto"/>
          <w:sz w:val="20"/>
          <w14:ligatures w14:val="standard"/>
        </w:rPr>
        <w:t>School of Computing &amp; Communications</w:t>
      </w:r>
      <w:r w:rsidR="001C3B16">
        <w:rPr>
          <w:rStyle w:val="OrgName"/>
          <w:color w:val="auto"/>
          <w:sz w:val="20"/>
          <w14:ligatures w14:val="standard"/>
        </w:rPr>
        <w:br/>
        <w:t xml:space="preserve"> Lancaster University, UK</w:t>
      </w:r>
      <w:r w:rsidR="00586A35" w:rsidRPr="00586A35">
        <w:rPr>
          <w:sz w:val="20"/>
          <w14:ligatures w14:val="standard"/>
        </w:rPr>
        <w:br/>
        <w:t xml:space="preserve"> </w:t>
      </w:r>
      <w:r w:rsidR="001C3B16">
        <w:rPr>
          <w:rStyle w:val="Email"/>
          <w:color w:val="auto"/>
          <w:sz w:val="20"/>
          <w14:ligatures w14:val="standard"/>
        </w:rPr>
        <w:t>p.garraghan@lanacster.ac.uk</w:t>
      </w:r>
    </w:p>
    <w:p w14:paraId="20036640"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headerReference w:type="first" r:id="rId19"/>
          <w:footerReference w:type="first" r:id="rId20"/>
          <w:endnotePr>
            <w:numFmt w:val="decimal"/>
          </w:endnotePr>
          <w:type w:val="continuous"/>
          <w:pgSz w:w="12240" w:h="15840" w:code="9"/>
          <w:pgMar w:top="1500" w:right="1080" w:bottom="1600" w:left="1080" w:header="1080" w:footer="1080" w:gutter="0"/>
          <w:pgNumType w:start="1"/>
          <w:cols w:num="3" w:space="720"/>
          <w:titlePg/>
          <w:docGrid w:linePitch="360"/>
        </w:sectPr>
      </w:pPr>
    </w:p>
    <w:p w14:paraId="3D765CFF" w14:textId="77777777" w:rsidR="00694749" w:rsidRPr="00586A35" w:rsidRDefault="00694749" w:rsidP="00694749">
      <w:pPr>
        <w:pStyle w:val="AuthNotes"/>
        <w:rPr>
          <w:color w:val="auto"/>
          <w14:ligatures w14:val="standard"/>
        </w:rPr>
      </w:pPr>
    </w:p>
    <w:p w14:paraId="00DA81E0" w14:textId="77777777" w:rsidR="00586A35" w:rsidRPr="00586A35" w:rsidRDefault="00586A35" w:rsidP="00694749">
      <w:pPr>
        <w:pStyle w:val="AbsHead"/>
        <w:rPr>
          <w14:ligatures w14:val="standard"/>
        </w:rPr>
        <w:sectPr w:rsidR="00586A35" w:rsidRPr="00586A35" w:rsidSect="00586A35">
          <w:headerReference w:type="first" r:id="rId21"/>
          <w:footerReference w:type="first" r:id="rId22"/>
          <w:endnotePr>
            <w:numFmt w:val="decimal"/>
          </w:endnotePr>
          <w:type w:val="continuous"/>
          <w:pgSz w:w="12240" w:h="15840" w:code="9"/>
          <w:pgMar w:top="1500" w:right="1080" w:bottom="1600" w:left="1080" w:header="1080" w:footer="1080" w:gutter="0"/>
          <w:pgNumType w:start="1"/>
          <w:cols w:space="480"/>
          <w:titlePg/>
          <w:docGrid w:linePitch="360"/>
        </w:sectPr>
      </w:pPr>
    </w:p>
    <w:p w14:paraId="59B51CAE" w14:textId="77777777" w:rsidR="0007392C" w:rsidRPr="00586A35" w:rsidRDefault="007A502C" w:rsidP="00694749">
      <w:pPr>
        <w:pStyle w:val="AbsHead"/>
        <w:rPr>
          <w14:ligatures w14:val="standard"/>
        </w:rPr>
      </w:pPr>
      <w:r w:rsidRPr="00586A35">
        <w:rPr>
          <w14:ligatures w14:val="standard"/>
        </w:rPr>
        <w:t>ABSTRACT</w:t>
      </w:r>
    </w:p>
    <w:p w14:paraId="141A22CB" w14:textId="2C0EC7A7" w:rsidR="0014244B" w:rsidRPr="00FA02CD" w:rsidRDefault="00106F4B" w:rsidP="00106F4B">
      <w:pPr>
        <w:spacing w:before="120"/>
        <w:rPr>
          <w:highlight w:val="green"/>
        </w:rPr>
      </w:pPr>
      <w:r>
        <w:t xml:space="preserve">Containerized clusters of machines at scale that provision Cloud services are encountering substantive difficulties with stragglers </w:t>
      </w:r>
      <w:r w:rsidR="6787A1BF">
        <w:t xml:space="preserve">– whereby a small subset of task execution negatively degrades system performance. Stragglers are an unsolved challenge due to a wide variety of root-causes and stochastic behavior. While there have been efforts to mitigate their effects, few works have attempted to empirically ascertain how system operational scenarios precisely influence straggler occurrence and severity. This challenge is further compounded with the difficulties of conducting experiments within real-world containerized clusters. System maintenance and experiment design </w:t>
      </w:r>
      <w:r w:rsidR="00137A5B">
        <w:t>are</w:t>
      </w:r>
      <w:r w:rsidR="6787A1BF">
        <w:t xml:space="preserve"> often error-prone and </w:t>
      </w:r>
      <w:r w:rsidR="0022362C">
        <w:t>time-consuming</w:t>
      </w:r>
      <w:r w:rsidR="6787A1BF">
        <w:t xml:space="preserve"> process</w:t>
      </w:r>
      <w:r w:rsidR="00137A5B">
        <w:t>es</w:t>
      </w:r>
      <w:r w:rsidR="6787A1BF">
        <w:t>, and a large portion</w:t>
      </w:r>
      <w:r w:rsidR="00D93611">
        <w:t xml:space="preserve"> of</w:t>
      </w:r>
      <w:r w:rsidR="6787A1BF">
        <w:t xml:space="preserve"> tools created for workload submission and straggler injection are bespoke to specific clusters, limiting experiment rep</w:t>
      </w:r>
      <w:ins w:id="12" w:author="Garraghan, Peter" w:date="2019-10-17T21:00:00Z">
        <w:r w:rsidR="00DA463C">
          <w:t>roducibility</w:t>
        </w:r>
      </w:ins>
      <w:del w:id="13" w:author="Garraghan, Peter" w:date="2019-10-17T21:00:00Z">
        <w:r w:rsidR="6787A1BF" w:rsidDel="00DA463C">
          <w:delText>licabilit</w:delText>
        </w:r>
      </w:del>
      <w:del w:id="14" w:author="Garraghan, Peter" w:date="2019-10-17T20:59:00Z">
        <w:r w:rsidR="6787A1BF" w:rsidDel="00DA463C">
          <w:delText>y</w:delText>
        </w:r>
      </w:del>
      <w:r w:rsidR="6787A1BF">
        <w:t>. In this paper we propose PRISM, a</w:t>
      </w:r>
      <w:r w:rsidR="0022362C">
        <w:t xml:space="preserve"> </w:t>
      </w:r>
      <w:r w:rsidR="6787A1BF">
        <w:t>framework that automates containerized cluster setup, experiment design</w:t>
      </w:r>
      <w:r w:rsidR="0022362C">
        <w:t>,</w:t>
      </w:r>
      <w:r w:rsidR="6787A1BF">
        <w:t xml:space="preserve"> and </w:t>
      </w:r>
      <w:r w:rsidR="0022362C">
        <w:t xml:space="preserve">experiment </w:t>
      </w:r>
      <w:r w:rsidR="6787A1BF">
        <w:t>execution. Our framework is capable of deployment, configuration, execution</w:t>
      </w:r>
      <w:r w:rsidR="00D0533A">
        <w:t xml:space="preserve">, </w:t>
      </w:r>
      <w:r w:rsidR="6787A1BF">
        <w:t xml:space="preserve">performance trace transformation </w:t>
      </w:r>
      <w:r w:rsidR="00D0533A">
        <w:t xml:space="preserve">and aggregation </w:t>
      </w:r>
      <w:r w:rsidR="6787A1BF">
        <w:t xml:space="preserve">of containerized application frameworks, enabling scripted execution of diverse workloads and cluster configurations. </w:t>
      </w:r>
      <w:r w:rsidR="00D0533A">
        <w:t>The</w:t>
      </w:r>
      <w:r w:rsidR="6787A1BF">
        <w:t xml:space="preserve"> framework </w:t>
      </w:r>
      <w:r w:rsidR="00137A5B">
        <w:t xml:space="preserve">reduces </w:t>
      </w:r>
      <w:r w:rsidR="6787A1BF">
        <w:t xml:space="preserve">time required for cluster setup and experiment </w:t>
      </w:r>
      <w:r w:rsidR="00137A5B">
        <w:t xml:space="preserve">execution </w:t>
      </w:r>
      <w:ins w:id="15" w:author="Garraghan, Peter" w:date="2019-10-17T21:00:00Z">
        <w:r w:rsidR="00DA463C">
          <w:t>f</w:t>
        </w:r>
      </w:ins>
      <w:del w:id="16" w:author="Garraghan, Peter" w:date="2019-10-17T21:00:00Z">
        <w:r w:rsidR="00137A5B" w:rsidDel="00DA463C">
          <w:delText>(</w:delText>
        </w:r>
        <w:r w:rsidR="6787A1BF" w:rsidDel="00DA463C">
          <w:delText>f</w:delText>
        </w:r>
      </w:del>
      <w:r w:rsidR="6787A1BF">
        <w:t>rom hours to minutes</w:t>
      </w:r>
      <w:del w:id="17" w:author="Garraghan, Peter" w:date="2019-10-17T21:00:00Z">
        <w:r w:rsidR="00137A5B" w:rsidDel="00DA463C">
          <w:delText>)</w:delText>
        </w:r>
      </w:del>
      <w:r w:rsidR="6787A1BF">
        <w:t>. We use PRISM to conduct</w:t>
      </w:r>
      <w:r w:rsidR="00C04E23">
        <w:t xml:space="preserve"> automated experimentation </w:t>
      </w:r>
      <w:r w:rsidR="00D93611">
        <w:t>of</w:t>
      </w:r>
      <w:r w:rsidR="6787A1BF">
        <w:t xml:space="preserve"> system operational </w:t>
      </w:r>
      <w:r w:rsidR="0001647D">
        <w:t>conditions and</w:t>
      </w:r>
      <w:r w:rsidR="6787A1BF">
        <w:t xml:space="preserve"> </w:t>
      </w:r>
      <w:r w:rsidR="002C7CCF">
        <w:t>identify</w:t>
      </w:r>
      <w:r w:rsidR="6787A1BF">
        <w:t xml:space="preserve"> straggler manifestation </w:t>
      </w:r>
      <w:r w:rsidR="002C7CCF">
        <w:t>i</w:t>
      </w:r>
      <w:r w:rsidR="6787A1BF">
        <w:t xml:space="preserve">s </w:t>
      </w:r>
      <w:r w:rsidR="002C7CCF">
        <w:t>affected by</w:t>
      </w:r>
      <w:r w:rsidR="6787A1BF">
        <w:t xml:space="preserve"> resource contention, input data size and schedul</w:t>
      </w:r>
      <w:r w:rsidR="002C7CCF">
        <w:t xml:space="preserve">er architecture </w:t>
      </w:r>
      <w:r w:rsidR="6787A1BF">
        <w:t xml:space="preserve">limitations. </w:t>
      </w:r>
    </w:p>
    <w:p w14:paraId="49B5940C" w14:textId="77777777" w:rsidR="00FA02CD" w:rsidRDefault="00FA02CD" w:rsidP="00137A5B">
      <w:pPr>
        <w:pStyle w:val="PermissionBlock"/>
        <w:framePr w:w="4680" w:h="1381" w:hRule="exact" w:hSpace="187" w:wrap="around" w:vAnchor="page" w:hAnchor="page" w:x="1074" w:y="12001" w:anchorLock="1"/>
      </w:pPr>
    </w:p>
    <w:p w14:paraId="55FD6314" w14:textId="77777777" w:rsidR="00B4052C" w:rsidRDefault="00B4052C" w:rsidP="00137A5B">
      <w:pPr>
        <w:pStyle w:val="PermissionBlock"/>
        <w:framePr w:w="4680" w:h="1381" w:hRule="exact" w:hSpace="187" w:wrap="around" w:vAnchor="page" w:hAnchor="page" w:x="1074" w:y="12001" w:anchorLock="1"/>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74CEE47B" w14:textId="77777777" w:rsidR="00B4052C" w:rsidRPr="00586A35" w:rsidRDefault="00FA02CD" w:rsidP="00137A5B">
      <w:pPr>
        <w:pStyle w:val="VersoLRH"/>
        <w:framePr w:w="4680" w:h="1381" w:hRule="exact" w:hSpace="187" w:wrap="around" w:vAnchor="page" w:hAnchor="page" w:x="1074" w:y="12001" w:anchorLock="1"/>
        <w:rPr>
          <w:i/>
        </w:rPr>
      </w:pPr>
      <w:r>
        <w:rPr>
          <w:i/>
        </w:rPr>
        <w:t>CONTAINERS’19</w:t>
      </w:r>
    </w:p>
    <w:p w14:paraId="40204A4E" w14:textId="77777777" w:rsidR="00B4052C" w:rsidRDefault="1883B630" w:rsidP="00137A5B">
      <w:pPr>
        <w:pStyle w:val="PermissionBlock"/>
        <w:framePr w:w="4680" w:h="1381" w:hRule="exact" w:hSpace="187" w:wrap="around" w:vAnchor="page" w:hAnchor="page" w:x="1074" w:y="12001" w:anchorLock="1"/>
      </w:pPr>
      <w:r>
        <w:t>© 2019 Copyright held by the owner/author(s). 978-1-4503-0000-0/18/06...$15.00</w:t>
      </w:r>
    </w:p>
    <w:p w14:paraId="31CF637C" w14:textId="77777777" w:rsidR="0007392C" w:rsidRDefault="00675128" w:rsidP="00675128">
      <w:pPr>
        <w:pStyle w:val="CCSHead"/>
        <w:rPr>
          <w:lang w:eastAsia="it-IT"/>
          <w14:ligatures w14:val="standard"/>
        </w:rPr>
      </w:pPr>
      <w:r w:rsidRPr="00586A35">
        <w:rPr>
          <w:lang w:eastAsia="it-IT"/>
          <w14:ligatures w14:val="standard"/>
        </w:rPr>
        <w:t>CCS CONCEPTS</w:t>
      </w:r>
    </w:p>
    <w:p w14:paraId="7C285B05" w14:textId="77777777" w:rsidR="007D3C28" w:rsidRPr="00586A35" w:rsidRDefault="003C3338" w:rsidP="60BD4247">
      <w:pPr>
        <w:pStyle w:val="CCSDescription"/>
        <w:rPr>
          <w:rFonts w:cs="Linux Libertine"/>
          <w:highlight w:val="green"/>
        </w:rPr>
      </w:pPr>
      <w:r w:rsidRPr="3036C012">
        <w:t>• </w:t>
      </w:r>
      <w:r w:rsidR="00B46551" w:rsidRPr="60BD4247">
        <w:rPr>
          <w:lang w:eastAsia="it-IT"/>
          <w14:ligatures w14:val="standard"/>
        </w:rPr>
        <w:t>Cloud Computing</w:t>
      </w:r>
      <w:r w:rsidRPr="3036C012">
        <w:t xml:space="preserve"> • </w:t>
      </w:r>
      <w:r w:rsidR="00B46551" w:rsidRPr="60BD4247">
        <w:rPr>
          <w:lang w:eastAsia="it-IT"/>
          <w14:ligatures w14:val="standard"/>
        </w:rPr>
        <w:t>Scheduling</w:t>
      </w:r>
      <w:r w:rsidR="000C3C5B">
        <w:t>   • </w:t>
      </w:r>
      <w:r w:rsidRPr="3036C012">
        <w:t>Distributed Architectures</w:t>
      </w:r>
    </w:p>
    <w:p w14:paraId="3338B9E4"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23AAF977" w14:textId="50634099" w:rsidR="00137A5B" w:rsidRDefault="1883B630" w:rsidP="00137A5B">
      <w:pPr>
        <w:pStyle w:val="KeyWords"/>
        <w:rPr>
          <w:lang w:eastAsia="it-IT"/>
        </w:rPr>
      </w:pPr>
      <w:r w:rsidRPr="1883B630">
        <w:rPr>
          <w:lang w:eastAsia="it-IT"/>
        </w:rPr>
        <w:t>Containers, Stragglers, Clusters</w:t>
      </w:r>
      <w:r w:rsidR="00137A5B">
        <w:rPr>
          <w:lang w:eastAsia="it-IT"/>
        </w:rPr>
        <w:t>, Experimentation</w:t>
      </w:r>
    </w:p>
    <w:p w14:paraId="0FF62AC9" w14:textId="77777777" w:rsidR="00D0533A" w:rsidRDefault="00586A35" w:rsidP="00D0533A">
      <w:pPr>
        <w:pStyle w:val="KeyWords"/>
        <w:rPr>
          <w14:ligatures w14:val="standard"/>
        </w:rPr>
      </w:pPr>
      <w:r w:rsidRPr="00586A35">
        <w:rPr>
          <w14:ligatures w14:val="standard"/>
        </w:rPr>
        <w:t>ACM Reference format:</w:t>
      </w:r>
    </w:p>
    <w:p w14:paraId="615A3F68" w14:textId="4E0E1361" w:rsidR="00586A35" w:rsidRPr="00D0533A" w:rsidRDefault="00FA02CD" w:rsidP="00D0533A">
      <w:pPr>
        <w:pStyle w:val="KeyWords"/>
      </w:pPr>
      <w:r w:rsidRPr="00D0533A">
        <w:rPr>
          <w:b/>
          <w:sz w:val="14"/>
          <w:szCs w:val="14"/>
          <w14:ligatures w14:val="standard"/>
        </w:rPr>
        <w:t>Dominic Lindsay</w:t>
      </w:r>
      <w:r w:rsidR="00586A35" w:rsidRPr="00D0533A">
        <w:rPr>
          <w:b/>
          <w:sz w:val="14"/>
          <w:szCs w:val="14"/>
        </w:rPr>
        <w:t xml:space="preserve">, </w:t>
      </w:r>
      <w:r w:rsidRPr="00D0533A">
        <w:rPr>
          <w:b/>
          <w:sz w:val="14"/>
          <w:szCs w:val="14"/>
          <w14:ligatures w14:val="standard"/>
        </w:rPr>
        <w:t>Sukhpal Singh Gill,</w:t>
      </w:r>
      <w:r w:rsidR="00586A35" w:rsidRPr="00D0533A">
        <w:rPr>
          <w:b/>
          <w:sz w:val="14"/>
          <w:szCs w:val="14"/>
          <w14:ligatures w14:val="standard"/>
        </w:rPr>
        <w:t xml:space="preserve"> and </w:t>
      </w:r>
      <w:r w:rsidRPr="00D0533A">
        <w:rPr>
          <w:b/>
          <w:sz w:val="14"/>
          <w:szCs w:val="14"/>
          <w14:ligatures w14:val="standard"/>
        </w:rPr>
        <w:t>Peter Garraghan</w:t>
      </w:r>
      <w:r w:rsidR="00586A35" w:rsidRPr="00D0533A">
        <w:rPr>
          <w:b/>
          <w:sz w:val="14"/>
          <w:szCs w:val="14"/>
          <w14:ligatures w14:val="standard"/>
        </w:rPr>
        <w:t>. 201</w:t>
      </w:r>
      <w:r w:rsidRPr="00D0533A">
        <w:rPr>
          <w:b/>
          <w:sz w:val="14"/>
          <w:szCs w:val="14"/>
          <w14:ligatures w14:val="standard"/>
        </w:rPr>
        <w:t>9</w:t>
      </w:r>
      <w:r w:rsidR="00586A35" w:rsidRPr="00D0533A">
        <w:rPr>
          <w:b/>
          <w:sz w:val="14"/>
          <w:szCs w:val="14"/>
        </w:rPr>
        <w:t xml:space="preserve">. </w:t>
      </w:r>
      <w:r w:rsidRPr="00D0533A">
        <w:rPr>
          <w:b/>
          <w:sz w:val="14"/>
          <w:szCs w:val="14"/>
          <w14:ligatures w14:val="standard"/>
        </w:rPr>
        <w:t xml:space="preserve">PRISM: An Experiment Framework for Straggler Analytics </w:t>
      </w:r>
      <w:r w:rsidR="00CB636E">
        <w:rPr>
          <w:b/>
          <w:sz w:val="14"/>
          <w:szCs w:val="14"/>
          <w14:ligatures w14:val="standard"/>
        </w:rPr>
        <w:t>in</w:t>
      </w:r>
      <w:r w:rsidRPr="00D0533A">
        <w:rPr>
          <w:b/>
          <w:sz w:val="14"/>
          <w:szCs w:val="14"/>
          <w14:ligatures w14:val="standard"/>
        </w:rPr>
        <w:t xml:space="preserve"> Containerized Cluster</w:t>
      </w:r>
      <w:ins w:id="18" w:author="Garraghan, Peter" w:date="2019-10-17T21:01:00Z">
        <w:r w:rsidR="00DA463C">
          <w:rPr>
            <w:b/>
            <w:sz w:val="14"/>
            <w:szCs w:val="14"/>
            <w14:ligatures w14:val="standard"/>
          </w:rPr>
          <w:t>s</w:t>
        </w:r>
      </w:ins>
      <w:del w:id="19" w:author="Garraghan, Peter" w:date="2019-10-17T21:01:00Z">
        <w:r w:rsidRPr="00D0533A" w:rsidDel="00DA463C">
          <w:rPr>
            <w:b/>
            <w:sz w:val="14"/>
            <w:szCs w:val="14"/>
            <w14:ligatures w14:val="standard"/>
          </w:rPr>
          <w:delText xml:space="preserve"> Environments</w:delText>
        </w:r>
      </w:del>
      <w:r w:rsidR="00586A35" w:rsidRPr="00D0533A">
        <w:rPr>
          <w:b/>
          <w:sz w:val="14"/>
          <w:szCs w:val="14"/>
        </w:rPr>
        <w:t>.</w:t>
      </w:r>
      <w:r w:rsidR="00586A35" w:rsidRPr="00D0533A">
        <w:rPr>
          <w:sz w:val="14"/>
          <w:szCs w:val="14"/>
        </w:rPr>
        <w:t xml:space="preserve"> </w:t>
      </w:r>
    </w:p>
    <w:p w14:paraId="5E3F66ED" w14:textId="77777777" w:rsidR="0007392C" w:rsidRPr="00586A35" w:rsidRDefault="00675128" w:rsidP="005A75E1">
      <w:pPr>
        <w:pStyle w:val="Head1"/>
      </w:pPr>
      <w:r w:rsidRPr="00586A35">
        <w:rPr>
          <w:rStyle w:val="Label"/>
          <w14:ligatures w14:val="standard"/>
        </w:rPr>
        <w:t>1</w:t>
      </w:r>
      <w:r w:rsidR="00586A35" w:rsidRPr="6787A1BF">
        <w:t> </w:t>
      </w:r>
      <w:r w:rsidR="003818B3">
        <w:t>INTRODUCTION</w:t>
      </w:r>
    </w:p>
    <w:p w14:paraId="799E4137" w14:textId="31FAD743" w:rsidR="00DA463C" w:rsidRDefault="6787A1BF" w:rsidP="00DA463C">
      <w:pPr>
        <w:pStyle w:val="Para"/>
        <w:rPr>
          <w:ins w:id="20" w:author="Garraghan, Peter" w:date="2019-10-17T21:03:00Z"/>
          <w:szCs w:val="18"/>
        </w:rPr>
      </w:pPr>
      <w:r w:rsidRPr="6787A1BF">
        <w:rPr>
          <w:szCs w:val="18"/>
        </w:rPr>
        <w:t>Large</w:t>
      </w:r>
      <w:ins w:id="21" w:author="Garraghan, Peter" w:date="2019-10-17T21:23:00Z">
        <w:r w:rsidR="00783C2E">
          <w:rPr>
            <w:szCs w:val="18"/>
          </w:rPr>
          <w:t>-</w:t>
        </w:r>
      </w:ins>
      <w:del w:id="22" w:author="Garraghan, Peter" w:date="2019-10-17T21:23:00Z">
        <w:r w:rsidRPr="6787A1BF" w:rsidDel="00783C2E">
          <w:rPr>
            <w:szCs w:val="18"/>
          </w:rPr>
          <w:delText xml:space="preserve"> </w:delText>
        </w:r>
      </w:del>
      <w:r w:rsidRPr="6787A1BF">
        <w:rPr>
          <w:szCs w:val="18"/>
        </w:rPr>
        <w:t xml:space="preserve">scale </w:t>
      </w:r>
      <w:r w:rsidR="008849CF">
        <w:rPr>
          <w:szCs w:val="18"/>
        </w:rPr>
        <w:t>c</w:t>
      </w:r>
      <w:r w:rsidRPr="6787A1BF">
        <w:rPr>
          <w:szCs w:val="18"/>
        </w:rPr>
        <w:t xml:space="preserve">ontainerized </w:t>
      </w:r>
      <w:r w:rsidR="008849CF">
        <w:rPr>
          <w:szCs w:val="18"/>
        </w:rPr>
        <w:t>c</w:t>
      </w:r>
      <w:r w:rsidRPr="6787A1BF">
        <w:rPr>
          <w:szCs w:val="18"/>
        </w:rPr>
        <w:t xml:space="preserve">lusters have driven development of Cloud technologies, required for </w:t>
      </w:r>
      <w:ins w:id="23" w:author="Garraghan, Peter" w:date="2019-10-17T21:01:00Z">
        <w:r w:rsidR="00DA463C">
          <w:rPr>
            <w:szCs w:val="18"/>
          </w:rPr>
          <w:t xml:space="preserve">the </w:t>
        </w:r>
      </w:ins>
      <w:r w:rsidRPr="6787A1BF">
        <w:rPr>
          <w:szCs w:val="18"/>
        </w:rPr>
        <w:t>execution of Big Data applications such as social media, e-commerce</w:t>
      </w:r>
      <w:ins w:id="24" w:author="Lindsay, Dominic (lindsay4)" w:date="2019-10-18T19:30:00Z">
        <w:r w:rsidR="007437CC">
          <w:rPr>
            <w:szCs w:val="18"/>
          </w:rPr>
          <w:t>,</w:t>
        </w:r>
      </w:ins>
      <w:r w:rsidRPr="6787A1BF">
        <w:rPr>
          <w:szCs w:val="18"/>
        </w:rPr>
        <w:t xml:space="preserve"> and data analytics. The velocity and volume of data generated require schedulers that can execute application workflows on highly distributed </w:t>
      </w:r>
      <w:ins w:id="25" w:author="Garraghan, Peter" w:date="2019-10-17T21:01:00Z">
        <w:r w:rsidR="00DA463C">
          <w:rPr>
            <w:szCs w:val="18"/>
          </w:rPr>
          <w:t xml:space="preserve">and </w:t>
        </w:r>
      </w:ins>
      <w:r w:rsidR="00B42133" w:rsidRPr="6787A1BF">
        <w:rPr>
          <w:szCs w:val="18"/>
        </w:rPr>
        <w:t>heterogeneous</w:t>
      </w:r>
      <w:r w:rsidRPr="6787A1BF">
        <w:rPr>
          <w:szCs w:val="18"/>
        </w:rPr>
        <w:t xml:space="preserve"> shared computing resources. Application isolation and resource abstraction are </w:t>
      </w:r>
      <w:r w:rsidRPr="000C3C5B">
        <w:rPr>
          <w:szCs w:val="18"/>
        </w:rPr>
        <w:t>critical for shared cluster provisioning. Containers runtimes such as Linux Containers, Docker and OpenVZ have emerged as lightweight performant alternatives to virtual machines</w:t>
      </w:r>
      <w:r w:rsidR="00B42133" w:rsidRPr="000C3C5B">
        <w:rPr>
          <w:szCs w:val="18"/>
        </w:rPr>
        <w:t xml:space="preserve"> </w:t>
      </w:r>
      <w:r w:rsidRPr="000C3C5B">
        <w:rPr>
          <w:szCs w:val="18"/>
        </w:rPr>
        <w:t xml:space="preserve">[1]. Due to the increased scale and inherent complexity of such containerized clusters in production, </w:t>
      </w:r>
      <w:ins w:id="26" w:author="Garraghan, Peter" w:date="2019-10-17T21:02:00Z">
        <w:r w:rsidR="00DA463C">
          <w:rPr>
            <w:szCs w:val="18"/>
          </w:rPr>
          <w:t>these</w:t>
        </w:r>
      </w:ins>
      <w:del w:id="27" w:author="Garraghan, Peter" w:date="2019-10-17T21:02:00Z">
        <w:r w:rsidRPr="000C3C5B" w:rsidDel="00DA463C">
          <w:rPr>
            <w:szCs w:val="18"/>
          </w:rPr>
          <w:delText>such</w:delText>
        </w:r>
      </w:del>
      <w:r w:rsidRPr="000C3C5B">
        <w:rPr>
          <w:szCs w:val="18"/>
        </w:rPr>
        <w:t xml:space="preserve"> systems are frequently exposed to emerging phenomena directly </w:t>
      </w:r>
      <w:del w:id="28" w:author="Garraghan, Peter" w:date="2019-10-17T21:02:00Z">
        <w:r w:rsidRPr="000C3C5B" w:rsidDel="00DA463C">
          <w:rPr>
            <w:szCs w:val="18"/>
          </w:rPr>
          <w:delText xml:space="preserve">influencing </w:delText>
        </w:r>
      </w:del>
      <w:ins w:id="29" w:author="Garraghan, Peter" w:date="2019-10-17T21:02:00Z">
        <w:r w:rsidR="00DA463C" w:rsidRPr="000C3C5B">
          <w:rPr>
            <w:szCs w:val="18"/>
          </w:rPr>
          <w:t>i</w:t>
        </w:r>
        <w:r w:rsidR="00DA463C">
          <w:rPr>
            <w:szCs w:val="18"/>
          </w:rPr>
          <w:t>mpacting</w:t>
        </w:r>
        <w:r w:rsidR="00DA463C" w:rsidRPr="000C3C5B">
          <w:rPr>
            <w:szCs w:val="18"/>
          </w:rPr>
          <w:t xml:space="preserve"> </w:t>
        </w:r>
      </w:ins>
      <w:r w:rsidRPr="000C3C5B">
        <w:rPr>
          <w:szCs w:val="18"/>
        </w:rPr>
        <w:t xml:space="preserve">system performance. One such phenomena is the Long Tail problem, whereby a small number of task stragglers </w:t>
      </w:r>
      <w:del w:id="30" w:author="Lindsay, Dominic (lindsay4)" w:date="2019-10-18T19:34:00Z">
        <w:r w:rsidRPr="000C3C5B" w:rsidDel="007437CC">
          <w:rPr>
            <w:szCs w:val="18"/>
          </w:rPr>
          <w:delText xml:space="preserve">negatively </w:delText>
        </w:r>
      </w:del>
      <w:del w:id="31" w:author="Garraghan, Peter" w:date="2019-10-17T21:02:00Z">
        <w:r w:rsidRPr="000C3C5B" w:rsidDel="00DA463C">
          <w:rPr>
            <w:szCs w:val="18"/>
          </w:rPr>
          <w:delText xml:space="preserve">impact </w:delText>
        </w:r>
      </w:del>
      <w:ins w:id="32" w:author="Garraghan, Peter" w:date="2019-10-17T21:02:00Z">
        <w:r w:rsidR="00DA463C">
          <w:rPr>
            <w:szCs w:val="18"/>
          </w:rPr>
          <w:t>degrades</w:t>
        </w:r>
        <w:r w:rsidR="00DA463C" w:rsidRPr="000C3C5B">
          <w:rPr>
            <w:szCs w:val="18"/>
          </w:rPr>
          <w:t xml:space="preserve"> </w:t>
        </w:r>
      </w:ins>
      <w:r w:rsidRPr="000C3C5B">
        <w:rPr>
          <w:szCs w:val="18"/>
        </w:rPr>
        <w:t xml:space="preserve">job completion time. </w:t>
      </w:r>
    </w:p>
    <w:p w14:paraId="415C6C63" w14:textId="1E27D836" w:rsidR="6787A1BF" w:rsidRPr="000C3C5B" w:rsidDel="00DA463C" w:rsidRDefault="6787A1BF" w:rsidP="0022362C">
      <w:pPr>
        <w:pStyle w:val="Para"/>
        <w:rPr>
          <w:del w:id="33" w:author="Garraghan, Peter" w:date="2019-10-17T21:03:00Z"/>
          <w:szCs w:val="18"/>
        </w:rPr>
      </w:pPr>
      <w:r w:rsidRPr="000C3C5B">
        <w:rPr>
          <w:szCs w:val="18"/>
        </w:rPr>
        <w:t>It has been demonstrated that such stragglers are an unsolved challenge in production containerized clusters operated by Google [2]</w:t>
      </w:r>
      <w:del w:id="34" w:author="Lindsay, Dominic (lindsay4)" w:date="2019-10-18T19:35:00Z">
        <w:r w:rsidRPr="000C3C5B" w:rsidDel="007437CC">
          <w:rPr>
            <w:szCs w:val="18"/>
          </w:rPr>
          <w:delText>,</w:delText>
        </w:r>
      </w:del>
      <w:r w:rsidRPr="000C3C5B">
        <w:rPr>
          <w:szCs w:val="18"/>
        </w:rPr>
        <w:t xml:space="preserve"> and Alibaba [3].</w:t>
      </w:r>
      <w:ins w:id="35" w:author="Garraghan, Peter" w:date="2019-10-17T21:03:00Z">
        <w:r w:rsidR="00DA463C">
          <w:t xml:space="preserve"> </w:t>
        </w:r>
      </w:ins>
    </w:p>
    <w:p w14:paraId="11B6E716" w14:textId="41275494" w:rsidR="00B47614" w:rsidRPr="000C3C5B" w:rsidRDefault="6787A1BF" w:rsidP="00DA463C">
      <w:pPr>
        <w:pStyle w:val="Para"/>
      </w:pPr>
      <w:r w:rsidRPr="000C3C5B">
        <w:t>Whilst there have been considerable efforts to address the challenge of stragglers pertaining to their detection and mitigation [4-7], ascertaining the causes of straggler manifestation is challenging. This is because stragglers may occur from a wide variety of sources spanning resource contention, data skew, daemon processes, energy management</w:t>
      </w:r>
      <w:r w:rsidR="001C2393" w:rsidRPr="000C3C5B">
        <w:t>,</w:t>
      </w:r>
      <w:r w:rsidRPr="000C3C5B">
        <w:t xml:space="preserve"> failure [2], or a combination of each. </w:t>
      </w:r>
      <w:r w:rsidR="001C2393" w:rsidRPr="000C3C5B">
        <w:t>S</w:t>
      </w:r>
      <w:r w:rsidRPr="000C3C5B">
        <w:t>tragglers are highly transient and stochastic in nature, making it difficult to rep</w:t>
      </w:r>
      <w:ins w:id="36" w:author="Garraghan, Peter" w:date="2019-10-17T21:57:00Z">
        <w:r w:rsidR="003B64CC">
          <w:t>roduce</w:t>
        </w:r>
      </w:ins>
      <w:del w:id="37" w:author="Garraghan, Peter" w:date="2019-10-17T21:57:00Z">
        <w:r w:rsidRPr="000C3C5B" w:rsidDel="003B64CC">
          <w:delText>licate</w:delText>
        </w:r>
      </w:del>
      <w:r w:rsidRPr="000C3C5B">
        <w:t xml:space="preserve"> system conditions leading to their occurrence. Whilst we have begun to empirically study and understand straggler root causes [3][8], it is unknown to what degree system conditions directly influence their manifestation.  </w:t>
      </w:r>
    </w:p>
    <w:p w14:paraId="30CBF7A8" w14:textId="7EB2DAF4" w:rsidR="00B47614" w:rsidRPr="000C3C5B" w:rsidRDefault="6787A1BF" w:rsidP="00AF3599">
      <w:pPr>
        <w:pStyle w:val="Para"/>
      </w:pPr>
      <w:r w:rsidRPr="000C3C5B">
        <w:t xml:space="preserve">An effective means to address this problem is via conducting comprehensive experiments in real-world containerized clusters under various controlled operational scenarios in a laboratory setting. </w:t>
      </w:r>
      <w:r w:rsidR="00AF3599">
        <w:t>Conducting such experiments allows for empirical study of realistic system operation in order to propose new approaches without interfering with production system behavior, as well as underpin parameterization of Cloud simulation frameworks</w:t>
      </w:r>
      <w:r w:rsidR="00AF3599" w:rsidRPr="000C3C5B">
        <w:t xml:space="preserve"> </w:t>
      </w:r>
      <w:r w:rsidRPr="000C3C5B">
        <w:t>[9].</w:t>
      </w:r>
      <w:ins w:id="38" w:author="Garraghan, Peter" w:date="2019-10-17T21:06:00Z">
        <w:r w:rsidR="00DA463C">
          <w:t xml:space="preserve"> This is particularly important as </w:t>
        </w:r>
      </w:ins>
      <w:ins w:id="39" w:author="Garraghan, Peter" w:date="2019-10-17T21:07:00Z">
        <w:r w:rsidR="00DA463C">
          <w:t xml:space="preserve">current simulators are unable to </w:t>
        </w:r>
      </w:ins>
      <w:ins w:id="40" w:author="Garraghan, Peter" w:date="2019-10-17T21:11:00Z">
        <w:r w:rsidR="001F6C83">
          <w:t>realistically represent</w:t>
        </w:r>
      </w:ins>
      <w:ins w:id="41" w:author="Garraghan, Peter" w:date="2019-10-17T21:10:00Z">
        <w:r w:rsidR="001F6C83">
          <w:t xml:space="preserve"> </w:t>
        </w:r>
      </w:ins>
      <w:ins w:id="42" w:author="Garraghan, Peter" w:date="2019-10-17T21:08:00Z">
        <w:r w:rsidR="00DA463C">
          <w:t>straggler</w:t>
        </w:r>
      </w:ins>
      <w:ins w:id="43" w:author="Garraghan, Peter" w:date="2019-10-17T21:10:00Z">
        <w:r w:rsidR="001F6C83">
          <w:t xml:space="preserve"> manifestation </w:t>
        </w:r>
      </w:ins>
      <w:ins w:id="44" w:author="Garraghan, Peter" w:date="2019-10-17T21:11:00Z">
        <w:r w:rsidR="001F6C83">
          <w:t xml:space="preserve">due to their decoupling of </w:t>
        </w:r>
      </w:ins>
      <w:ins w:id="45" w:author="Garraghan, Peter" w:date="2019-10-17T21:44:00Z">
        <w:r w:rsidR="00546192">
          <w:t>occurrence</w:t>
        </w:r>
      </w:ins>
      <w:ins w:id="46" w:author="Garraghan, Peter" w:date="2019-10-17T21:13:00Z">
        <w:r w:rsidR="001F6C83">
          <w:t xml:space="preserve"> probability</w:t>
        </w:r>
      </w:ins>
      <w:ins w:id="47" w:author="Garraghan, Peter" w:date="2019-10-17T21:11:00Z">
        <w:r w:rsidR="001F6C83">
          <w:t xml:space="preserve"> and </w:t>
        </w:r>
      </w:ins>
      <w:ins w:id="48" w:author="Garraghan, Peter" w:date="2019-10-17T21:44:00Z">
        <w:r w:rsidR="00757352">
          <w:t xml:space="preserve">the </w:t>
        </w:r>
      </w:ins>
      <w:ins w:id="49" w:author="Garraghan, Peter" w:date="2019-10-17T21:10:00Z">
        <w:r w:rsidR="001F6C83">
          <w:t>underlying</w:t>
        </w:r>
      </w:ins>
      <w:ins w:id="50" w:author="Garraghan, Peter" w:date="2019-10-17T21:09:00Z">
        <w:r w:rsidR="001F6C83">
          <w:t xml:space="preserve"> cluster </w:t>
        </w:r>
      </w:ins>
      <w:ins w:id="51" w:author="Garraghan, Peter" w:date="2019-10-17T21:10:00Z">
        <w:r w:rsidR="001F6C83">
          <w:t xml:space="preserve">operational </w:t>
        </w:r>
      </w:ins>
      <w:ins w:id="52" w:author="Garraghan, Peter" w:date="2019-10-17T21:09:00Z">
        <w:r w:rsidR="001F6C83">
          <w:t>conditions</w:t>
        </w:r>
      </w:ins>
      <w:ins w:id="53" w:author="Garraghan, Peter" w:date="2019-10-17T21:10:00Z">
        <w:r w:rsidR="001F6C83">
          <w:t xml:space="preserve"> </w:t>
        </w:r>
      </w:ins>
      <w:ins w:id="54" w:author="Garraghan, Peter" w:date="2019-10-17T21:12:00Z">
        <w:r w:rsidR="001F6C83">
          <w:t>[</w:t>
        </w:r>
      </w:ins>
      <w:ins w:id="55" w:author="Garraghan, Peter" w:date="2019-10-17T21:22:00Z">
        <w:r w:rsidR="003349CA">
          <w:t>14-16</w:t>
        </w:r>
      </w:ins>
      <w:ins w:id="56" w:author="Garraghan, Peter" w:date="2019-10-17T21:12:00Z">
        <w:r w:rsidR="001F6C83">
          <w:t>].</w:t>
        </w:r>
      </w:ins>
      <w:ins w:id="57" w:author="Garraghan, Peter" w:date="2019-10-17T21:07:00Z">
        <w:r w:rsidR="00DA463C">
          <w:t xml:space="preserve"> </w:t>
        </w:r>
      </w:ins>
    </w:p>
    <w:p w14:paraId="1BE8B882" w14:textId="7100FDAA" w:rsidR="00B47614" w:rsidRPr="000C3C5B" w:rsidRDefault="60BD4247" w:rsidP="60BD4247">
      <w:pPr>
        <w:pStyle w:val="Para"/>
        <w:rPr>
          <w:strike/>
        </w:rPr>
      </w:pPr>
      <w:r w:rsidRPr="000C3C5B">
        <w:lastRenderedPageBreak/>
        <w:t xml:space="preserve">Designing and performing experiments in real-world containerized clusters is a tedious, error-prone, and time-consuming process.  </w:t>
      </w:r>
      <w:r w:rsidR="001F4447">
        <w:t>This poses three challenges to researchers</w:t>
      </w:r>
      <w:r w:rsidRPr="000C3C5B">
        <w:t xml:space="preserve">: </w:t>
      </w:r>
      <w:r w:rsidRPr="000C3C5B">
        <w:rPr>
          <w:b/>
          <w:bCs/>
        </w:rPr>
        <w:t>1)</w:t>
      </w:r>
      <w:r w:rsidRPr="000C3C5B">
        <w:t xml:space="preserve"> </w:t>
      </w:r>
      <w:r w:rsidR="00BA004B">
        <w:t>configuration</w:t>
      </w:r>
      <w:r w:rsidRPr="000C3C5B">
        <w:t xml:space="preserve"> and integrating container environments such as Kubernetes[24] and </w:t>
      </w:r>
      <w:r w:rsidR="005E62DF">
        <w:t>Yarn</w:t>
      </w:r>
      <w:r w:rsidRPr="000C3C5B">
        <w:t xml:space="preserve"> with various data processing frameworks and scheduling architectures, </w:t>
      </w:r>
      <w:r w:rsidRPr="000C3C5B">
        <w:rPr>
          <w:b/>
          <w:bCs/>
        </w:rPr>
        <w:t>2)</w:t>
      </w:r>
      <w:r w:rsidRPr="000C3C5B">
        <w:t xml:space="preserve"> manual design and impl</w:t>
      </w:r>
      <w:r w:rsidR="00566624">
        <w:t>ementation of</w:t>
      </w:r>
      <w:r w:rsidRPr="000C3C5B">
        <w:t xml:space="preserve"> workload submission and straggler injection tools that are bespoke in nature, often publicly unavailable, and only applicable to a specific cluster and experiment configuration, and </w:t>
      </w:r>
      <w:r w:rsidRPr="000C3C5B">
        <w:rPr>
          <w:b/>
          <w:bCs/>
        </w:rPr>
        <w:t>3)</w:t>
      </w:r>
      <w:r w:rsidRPr="000C3C5B">
        <w:t xml:space="preserve"> researchers must collect and clean heterogeneous datasets extracted from various cluster components in order to conduct their analysis. </w:t>
      </w:r>
    </w:p>
    <w:p w14:paraId="49FB09D9" w14:textId="3D429A0D" w:rsidR="00B47614" w:rsidRPr="000C3C5B" w:rsidRDefault="6787A1BF" w:rsidP="0022362C">
      <w:pPr>
        <w:pStyle w:val="Para"/>
      </w:pPr>
      <w:r w:rsidRPr="000C3C5B">
        <w:t>With these issues combined, a large portion of a researcher’s time is dedicated to cluster maintenance and experiment d</w:t>
      </w:r>
      <w:r w:rsidR="00566624">
        <w:t>esign as opposed to exploring an</w:t>
      </w:r>
      <w:r w:rsidRPr="000C3C5B">
        <w:t xml:space="preserve"> experiment problem space. This results in challenges associated with experiment rep</w:t>
      </w:r>
      <w:ins w:id="58" w:author="Garraghan, Peter" w:date="2019-10-17T21:04:00Z">
        <w:r w:rsidR="00DA463C">
          <w:t>roducibility</w:t>
        </w:r>
      </w:ins>
      <w:del w:id="59" w:author="Garraghan, Peter" w:date="2019-10-17T21:04:00Z">
        <w:r w:rsidRPr="000C3C5B" w:rsidDel="00DA463C">
          <w:delText>licability</w:delText>
        </w:r>
      </w:del>
      <w:r w:rsidRPr="000C3C5B">
        <w:t xml:space="preserve">, and limited comparison against state-of-the-art approaches (i.e. </w:t>
      </w:r>
      <w:proofErr w:type="gramStart"/>
      <w:r w:rsidRPr="000C3C5B">
        <w:t>sufficient</w:t>
      </w:r>
      <w:proofErr w:type="gramEnd"/>
      <w:r w:rsidRPr="000C3C5B">
        <w:t xml:space="preserve"> time to only compare a single scheduler framework as opposed to multiple). These issues are not solely limited to straggler research and encompass a large body of systems research for Cloud datacenters, Fog Computing, and IoT. </w:t>
      </w:r>
    </w:p>
    <w:p w14:paraId="3EB5B3A2" w14:textId="194C649C" w:rsidR="003818B3" w:rsidRPr="000C3C5B" w:rsidRDefault="6787A1BF" w:rsidP="001C2393">
      <w:pPr>
        <w:pStyle w:val="Para"/>
      </w:pPr>
      <w:r w:rsidRPr="000C3C5B">
        <w:t>Similar to how Apache MapReduce</w:t>
      </w:r>
      <w:r w:rsidR="008849CF" w:rsidRPr="000C3C5B">
        <w:t xml:space="preserve"> </w:t>
      </w:r>
      <w:r w:rsidRPr="000C3C5B">
        <w:t xml:space="preserve">simplified the complexities of deploying data processing on networked machines [10], we see a similar opportunity for experiment design in clusters. In this paper, we propose PRISM, a framework that enables automated cluster setup and experiment </w:t>
      </w:r>
      <w:r w:rsidR="005E62DF">
        <w:t>execution</w:t>
      </w:r>
      <w:r w:rsidRPr="000C3C5B">
        <w:t xml:space="preserve"> for containerized clusters to study straggler manifestation. Our framework automates configuration of scheduling platforms, as well as translation, </w:t>
      </w:r>
      <w:r w:rsidR="00D8130F">
        <w:t>aggregation</w:t>
      </w:r>
      <w:r w:rsidRPr="000C3C5B">
        <w:t xml:space="preserve"> and execution of performance traces</w:t>
      </w:r>
      <w:r w:rsidR="005E62DF">
        <w:t xml:space="preserve"> and metrics</w:t>
      </w:r>
      <w:r w:rsidRPr="000C3C5B">
        <w:t>.</w:t>
      </w:r>
      <w:r w:rsidR="001C2393" w:rsidRPr="000C3C5B">
        <w:t xml:space="preserve"> </w:t>
      </w:r>
      <w:r w:rsidRPr="000C3C5B">
        <w:t xml:space="preserve">Using our framework, it is possible to submit workload onto a cluster within various operational scenarios controlling cluster </w:t>
      </w:r>
      <w:r w:rsidR="001C2393" w:rsidRPr="000C3C5B">
        <w:t>operation</w:t>
      </w:r>
      <w:r w:rsidRPr="000C3C5B">
        <w:t xml:space="preserve"> to ascertain the relationship between system conditions and straggler manifestation. Our contributions are two-fold:</w:t>
      </w:r>
    </w:p>
    <w:p w14:paraId="5BB9139C" w14:textId="5A0E979D" w:rsidR="6787A1BF" w:rsidRPr="000C3C5B" w:rsidRDefault="6787A1BF" w:rsidP="0022362C">
      <w:pPr>
        <w:pStyle w:val="Para"/>
        <w:numPr>
          <w:ilvl w:val="0"/>
          <w:numId w:val="35"/>
        </w:numPr>
        <w:ind w:left="426"/>
        <w:rPr>
          <w:i/>
          <w:iCs/>
          <w:szCs w:val="18"/>
        </w:rPr>
      </w:pPr>
      <w:r w:rsidRPr="000C3C5B">
        <w:rPr>
          <w:i/>
          <w:iCs/>
        </w:rPr>
        <w:t xml:space="preserve">Automated cluster experiment framework; </w:t>
      </w:r>
      <w:r w:rsidRPr="000C3C5B">
        <w:t xml:space="preserve">capable of interfacing with a wide variety of scheduler and workload types, and </w:t>
      </w:r>
      <w:r w:rsidR="00566624">
        <w:t>simplifying</w:t>
      </w:r>
      <w:r w:rsidRPr="000C3C5B">
        <w:t xml:space="preserve"> a large portion of </w:t>
      </w:r>
      <w:r w:rsidR="001B093C">
        <w:t xml:space="preserve">containerized </w:t>
      </w:r>
      <w:r w:rsidRPr="000C3C5B">
        <w:t xml:space="preserve">cluster deployment, configuration, experiment execution, and </w:t>
      </w:r>
      <w:r w:rsidR="001B72CD">
        <w:t>metric</w:t>
      </w:r>
      <w:r w:rsidRPr="000C3C5B">
        <w:t xml:space="preserve"> </w:t>
      </w:r>
      <w:r w:rsidR="001B72CD">
        <w:t>aggregation</w:t>
      </w:r>
      <w:r w:rsidRPr="000C3C5B">
        <w:t xml:space="preserve">. </w:t>
      </w:r>
      <w:r w:rsidR="0006540A">
        <w:t xml:space="preserve">The system is capable of injecting tunable resource contention, used for capturing straggler manifestation. </w:t>
      </w:r>
      <w:commentRangeStart w:id="60"/>
      <w:r w:rsidRPr="000C3C5B">
        <w:t>Furthermore,</w:t>
      </w:r>
      <w:r w:rsidR="0006540A">
        <w:t xml:space="preserve"> PRISM </w:t>
      </w:r>
      <w:r w:rsidR="00356E98">
        <w:t>can execute</w:t>
      </w:r>
      <w:r w:rsidR="0006540A">
        <w:t xml:space="preserve"> several scheduling and application frameworks by </w:t>
      </w:r>
      <w:r w:rsidRPr="000C3C5B">
        <w:t xml:space="preserve">encapsulating cluster configurations and </w:t>
      </w:r>
      <w:r w:rsidR="00925F3A">
        <w:t xml:space="preserve">algorithms for </w:t>
      </w:r>
      <w:r w:rsidR="00356E98" w:rsidRPr="000C3C5B">
        <w:t xml:space="preserve">trace </w:t>
      </w:r>
      <w:r w:rsidR="00356E98">
        <w:t>parsing</w:t>
      </w:r>
      <w:r w:rsidR="0006540A">
        <w:t xml:space="preserve">, </w:t>
      </w:r>
      <w:r w:rsidRPr="000C3C5B">
        <w:t>transformation</w:t>
      </w:r>
      <w:r w:rsidR="005E62DF">
        <w:t xml:space="preserve"> </w:t>
      </w:r>
      <w:r w:rsidR="0006540A">
        <w:t xml:space="preserve">and execution </w:t>
      </w:r>
      <w:r w:rsidR="005E62DF">
        <w:t>operations, fostering module sharing, and supporting experiment repetition.</w:t>
      </w:r>
      <w:commentRangeEnd w:id="60"/>
      <w:r w:rsidR="00925F3A">
        <w:rPr>
          <w:rStyle w:val="CommentReference"/>
        </w:rPr>
        <w:commentReference w:id="60"/>
      </w:r>
    </w:p>
    <w:p w14:paraId="663225A1" w14:textId="77777777" w:rsidR="6787A1BF" w:rsidRPr="000C3C5B" w:rsidRDefault="6787A1BF" w:rsidP="0022362C">
      <w:pPr>
        <w:pStyle w:val="Para"/>
        <w:numPr>
          <w:ilvl w:val="0"/>
          <w:numId w:val="35"/>
        </w:numPr>
        <w:ind w:left="426"/>
        <w:rPr>
          <w:i/>
          <w:iCs/>
          <w:szCs w:val="18"/>
        </w:rPr>
      </w:pPr>
      <w:r w:rsidRPr="000C3C5B">
        <w:rPr>
          <w:i/>
          <w:iCs/>
        </w:rPr>
        <w:t xml:space="preserve">Straggler analytics; </w:t>
      </w:r>
      <w:r w:rsidRPr="000C3C5B">
        <w:t>we demonstrate how the framework supports studying straggler manifestation under various controlled system conditions. Our preliminary findings show stragglers may manifests as a result of CPU contention and data size. Furthermore, we find a schedulers logical model of a cluster, can impact straggler manifestation.</w:t>
      </w:r>
    </w:p>
    <w:p w14:paraId="2CDA8926" w14:textId="248194BE" w:rsidR="003818B3" w:rsidRDefault="00566624" w:rsidP="0022362C">
      <w:pPr>
        <w:pStyle w:val="Para"/>
      </w:pPr>
      <w:r>
        <w:t xml:space="preserve">  The paper</w:t>
      </w:r>
      <w:r w:rsidR="6787A1BF" w:rsidRPr="000C3C5B">
        <w:t xml:space="preserve"> is structured as follows: Section 2 provides the research background; Section 3 discusses the related work; Section 4 presents the proposed PRISM f</w:t>
      </w:r>
      <w:r>
        <w:t>ramework; Section 5 presents a</w:t>
      </w:r>
      <w:r w:rsidR="6787A1BF" w:rsidRPr="000C3C5B">
        <w:t xml:space="preserve"> straggler analysis case study; Section 6 presents the conclusions.</w:t>
      </w:r>
    </w:p>
    <w:p w14:paraId="1A340AE0" w14:textId="54559602" w:rsidR="00356E98" w:rsidDel="001F6C83" w:rsidRDefault="00356E98" w:rsidP="0022362C">
      <w:pPr>
        <w:pStyle w:val="Para"/>
        <w:rPr>
          <w:del w:id="61" w:author="Garraghan, Peter" w:date="2019-10-17T21:13:00Z"/>
          <w:lang w:eastAsia="it-IT"/>
        </w:rPr>
      </w:pPr>
    </w:p>
    <w:p w14:paraId="1A1390E0" w14:textId="7268B8F1" w:rsidR="005A75E1" w:rsidDel="001F6C83" w:rsidRDefault="005A75E1" w:rsidP="0022362C">
      <w:pPr>
        <w:pStyle w:val="Para"/>
        <w:rPr>
          <w:del w:id="62" w:author="Garraghan, Peter" w:date="2019-10-17T21:13:00Z"/>
          <w:lang w:eastAsia="it-IT"/>
        </w:rPr>
      </w:pPr>
    </w:p>
    <w:p w14:paraId="372FD94B" w14:textId="368BFD2C" w:rsidR="005A75E1" w:rsidRPr="000C3C5B" w:rsidDel="001F6C83" w:rsidRDefault="005A75E1" w:rsidP="0022362C">
      <w:pPr>
        <w:pStyle w:val="Para"/>
        <w:rPr>
          <w:del w:id="63" w:author="Garraghan, Peter" w:date="2019-10-17T21:13:00Z"/>
          <w:lang w:eastAsia="it-IT"/>
        </w:rPr>
      </w:pPr>
    </w:p>
    <w:p w14:paraId="56CC53B7" w14:textId="77777777" w:rsidR="0022362C" w:rsidRPr="000C3C5B" w:rsidRDefault="0022362C" w:rsidP="005A75E1">
      <w:pPr>
        <w:pStyle w:val="Head1"/>
      </w:pPr>
      <w:r w:rsidRPr="000C3C5B">
        <w:rPr>
          <w:rStyle w:val="Label"/>
          <w14:ligatures w14:val="standard"/>
        </w:rPr>
        <w:t>2</w:t>
      </w:r>
      <w:r w:rsidRPr="000C3C5B">
        <w:t> </w:t>
      </w:r>
      <w:r w:rsidRPr="000C3C5B">
        <w:t>BACKGROUND</w:t>
      </w:r>
    </w:p>
    <w:p w14:paraId="77B4764F" w14:textId="2C990494" w:rsidR="003818B3" w:rsidRPr="000C3C5B" w:rsidRDefault="6787A1BF" w:rsidP="0022362C">
      <w:pPr>
        <w:pStyle w:val="Para"/>
      </w:pPr>
      <w:r w:rsidRPr="000C3C5B">
        <w:rPr>
          <w:b/>
          <w:bCs/>
        </w:rPr>
        <w:t>Containerized clusters</w:t>
      </w:r>
      <w:r w:rsidRPr="000C3C5B">
        <w:t xml:space="preserve">: Containers provide virtualized environments encapsulating applications and their configurations [1]. </w:t>
      </w:r>
      <w:r w:rsidR="008B50D1" w:rsidRPr="000C3C5B">
        <w:t>Similar to</w:t>
      </w:r>
      <w:r w:rsidRPr="000C3C5B">
        <w:t xml:space="preserve"> virtual machines (VMs), containers allow several application environments to share a single host machine. Implemented as a kernel feature, containers do not require hypervisor hardware emulation and instead achieve resource isolation via resource multiplexi</w:t>
      </w:r>
      <w:r w:rsidR="00566624">
        <w:t xml:space="preserve">ng of kernel resources </w:t>
      </w:r>
      <w:r w:rsidRPr="000C3C5B">
        <w:t xml:space="preserve">[11]. Containers provide several advantages over hypervisor-based virtualization, including; smaller image size [12], rapid boot time, and greater resource efficiency [1] allowing for rapid scaling. Hence, providers </w:t>
      </w:r>
      <w:r w:rsidR="008B50D1" w:rsidRPr="000C3C5B">
        <w:t xml:space="preserve">such </w:t>
      </w:r>
      <w:r w:rsidRPr="000C3C5B">
        <w:t>Google Cloud [2] and AliYun[</w:t>
      </w:r>
      <w:r w:rsidR="0022362C" w:rsidRPr="000C3C5B">
        <w:t>3</w:t>
      </w:r>
      <w:r w:rsidRPr="000C3C5B">
        <w:t xml:space="preserve">] are increasingly leveraging containers in their physical computing infrastructure to form </w:t>
      </w:r>
      <w:r w:rsidRPr="000C3C5B">
        <w:rPr>
          <w:i/>
          <w:iCs/>
        </w:rPr>
        <w:t>containerized clusters</w:t>
      </w:r>
      <w:r w:rsidRPr="000C3C5B">
        <w:t xml:space="preserve"> for Cloud services.  Scheduling platforms such as </w:t>
      </w:r>
      <w:commentRangeStart w:id="64"/>
      <w:del w:id="65" w:author="Lindsay, Dominic (lindsay4)" w:date="2019-10-18T19:45:00Z">
        <w:r w:rsidR="00566624" w:rsidDel="006F4897">
          <w:delText xml:space="preserve">Apache </w:delText>
        </w:r>
        <w:r w:rsidRPr="000C3C5B" w:rsidDel="006F4897">
          <w:delText>Yarn</w:delText>
        </w:r>
      </w:del>
      <w:commentRangeEnd w:id="64"/>
      <w:r w:rsidR="006F4897">
        <w:rPr>
          <w:rStyle w:val="CommentReference"/>
        </w:rPr>
        <w:commentReference w:id="64"/>
      </w:r>
      <w:ins w:id="66" w:author="Lindsay, Dominic (lindsay4)" w:date="2019-10-18T19:45:00Z">
        <w:r w:rsidR="006F4897">
          <w:t>Kubernetes</w:t>
        </w:r>
      </w:ins>
      <w:r w:rsidRPr="000C3C5B">
        <w:t xml:space="preserve"> use containers as their primary unit of execution and isolation. However, increased adoption and scale of containerized clusters, such systems frequently exposed to straggler manifestation.</w:t>
      </w:r>
    </w:p>
    <w:p w14:paraId="612BA4F1" w14:textId="55CD2CCC" w:rsidR="003818B3" w:rsidRPr="000C3C5B" w:rsidRDefault="6787A1BF" w:rsidP="0022362C">
      <w:pPr>
        <w:pStyle w:val="Para"/>
      </w:pPr>
      <w:r w:rsidRPr="000C3C5B">
        <w:rPr>
          <w:b/>
          <w:bCs/>
        </w:rPr>
        <w:t>Stragglers</w:t>
      </w:r>
      <w:r w:rsidRPr="000C3C5B">
        <w:t>: A s</w:t>
      </w:r>
      <w:r w:rsidRPr="000C3C5B">
        <w:rPr>
          <w:i/>
          <w:iCs/>
        </w:rPr>
        <w:t xml:space="preserve">traggler </w:t>
      </w:r>
      <w:r w:rsidRPr="000C3C5B">
        <w:t xml:space="preserve">can be defined as abnormally slow task execution within a job [13]. It has been established that stragglers are particularly problematic towards ensuring predictable job execution within production systems due to volatile network conditions, resource dynamicity, and scheduling architecture [2]. It has been demonstrated that approximately 5% of tasks stragglers can negatively impact the performance of almost 50% of total jobs within containerized clusters [3]. If a straggler task prevents other dependent tasks from successfully completing, the job is unable to complete until straggler task completion, increasing job completion times, reducing system availability, and incurring addition resource overheads. Due to the wide variety of causes of stragglers, their transient behavior, and non-deterministic manifestation, it is considerably challenging to determine what system conditions influence their occurrence within production and laboratory conditions alike. </w:t>
      </w:r>
      <w:commentRangeStart w:id="67"/>
      <w:r w:rsidR="00545C50">
        <w:t>As such simulated work aim to evaluate mitigation techniques by providing mechanisms emulating system behaviors leading to straggler manifestation</w:t>
      </w:r>
      <w:commentRangeEnd w:id="67"/>
      <w:r w:rsidR="00545C50">
        <w:rPr>
          <w:rStyle w:val="CommentReference"/>
        </w:rPr>
        <w:commentReference w:id="67"/>
      </w:r>
      <w:r w:rsidR="00545C50">
        <w:t xml:space="preserve">. </w:t>
      </w:r>
    </w:p>
    <w:p w14:paraId="62638F49" w14:textId="64E880F0" w:rsidR="003818B3" w:rsidRPr="000C3C5B" w:rsidRDefault="6787A1BF" w:rsidP="0022362C">
      <w:pPr>
        <w:pStyle w:val="Para"/>
      </w:pPr>
      <w:r w:rsidRPr="000C3C5B">
        <w:rPr>
          <w:b/>
          <w:bCs/>
        </w:rPr>
        <w:t>Cluster Experiment Frameworks</w:t>
      </w:r>
      <w:r w:rsidRPr="000C3C5B">
        <w:t xml:space="preserve">: For many researchers, studying straggler manifestation </w:t>
      </w:r>
      <w:r w:rsidR="008849CF" w:rsidRPr="000C3C5B">
        <w:t>with</w:t>
      </w:r>
      <w:r w:rsidRPr="000C3C5B">
        <w:t xml:space="preserve">in containerized clusters is particularly challenging due to the complexities of cluster setup and experiment design. Even if a research group has access to a sufficiently large cluster, configuring and deployment of data processing framework requires considerable domain knowledge </w:t>
      </w:r>
      <w:r w:rsidR="008849CF" w:rsidRPr="000C3C5B">
        <w:t>on</w:t>
      </w:r>
      <w:r w:rsidRPr="000C3C5B">
        <w:t xml:space="preserve"> management and monitoring cluster operation. </w:t>
      </w:r>
      <w:commentRangeStart w:id="68"/>
      <w:r w:rsidRPr="000C3C5B">
        <w:t>This causes cluster setup and maintenance to be an error-prone</w:t>
      </w:r>
      <w:del w:id="69" w:author="Lindsay, Dominic (lindsay4)" w:date="2019-10-18T19:48:00Z">
        <w:r w:rsidRPr="000C3C5B" w:rsidDel="00A8122A">
          <w:delText xml:space="preserve"> and</w:delText>
        </w:r>
      </w:del>
      <w:commentRangeStart w:id="70"/>
      <w:ins w:id="71" w:author="Lindsay, Dominic (lindsay4)" w:date="2019-10-18T19:48:00Z">
        <w:r w:rsidR="00A8122A">
          <w:t>,</w:t>
        </w:r>
      </w:ins>
      <w:r w:rsidRPr="000C3C5B">
        <w:t xml:space="preserve"> </w:t>
      </w:r>
      <w:commentRangeEnd w:id="70"/>
      <w:r w:rsidR="00A8122A">
        <w:rPr>
          <w:rStyle w:val="CommentReference"/>
        </w:rPr>
        <w:commentReference w:id="70"/>
      </w:r>
      <w:r w:rsidRPr="000C3C5B">
        <w:t>time-consuming process; an activity typically performed by a group of dedicated developers</w:t>
      </w:r>
      <w:del w:id="72" w:author="Lindsay, Dominic (lindsay4)" w:date="2019-10-18T19:50:00Z">
        <w:r w:rsidRPr="000C3C5B" w:rsidDel="00A8122A">
          <w:delText xml:space="preserve"> instead</w:delText>
        </w:r>
      </w:del>
      <w:ins w:id="73" w:author="Lindsay, Dominic (lindsay4)" w:date="2019-10-18T19:50:00Z">
        <w:r w:rsidR="00A8122A">
          <w:t>.</w:t>
        </w:r>
      </w:ins>
      <w:r w:rsidRPr="000C3C5B">
        <w:t xml:space="preserve"> </w:t>
      </w:r>
      <w:del w:id="74" w:author="Lindsay, Dominic (lindsay4)" w:date="2019-10-18T19:49:00Z">
        <w:r w:rsidRPr="000C3C5B" w:rsidDel="00A8122A">
          <w:delText xml:space="preserve">is </w:delText>
        </w:r>
      </w:del>
      <w:del w:id="75" w:author="Lindsay, Dominic (lindsay4)" w:date="2019-10-18T19:50:00Z">
        <w:r w:rsidR="008849CF" w:rsidRPr="000C3C5B" w:rsidDel="00A8122A">
          <w:delText>reliant</w:delText>
        </w:r>
        <w:r w:rsidRPr="000C3C5B" w:rsidDel="00A8122A">
          <w:delText xml:space="preserve"> on a smaller research group</w:delText>
        </w:r>
        <w:commentRangeEnd w:id="68"/>
        <w:r w:rsidR="00BB0E91" w:rsidDel="00A8122A">
          <w:rPr>
            <w:rStyle w:val="CommentReference"/>
          </w:rPr>
          <w:commentReference w:id="68"/>
        </w:r>
      </w:del>
      <w:r w:rsidRPr="000C3C5B">
        <w:t>. Designing experiments for clusters also encounter</w:t>
      </w:r>
      <w:del w:id="76" w:author="Lindsay, Dominic (lindsay4)" w:date="2019-10-18T19:51:00Z">
        <w:r w:rsidRPr="000C3C5B" w:rsidDel="00A8122A">
          <w:delText>s</w:delText>
        </w:r>
      </w:del>
      <w:r w:rsidRPr="000C3C5B">
        <w:t xml:space="preserve"> similar issues, whereby tools to control system operation, workload submission patterns, and straggler injection are </w:t>
      </w:r>
      <w:proofErr w:type="gramStart"/>
      <w:r w:rsidRPr="000C3C5B">
        <w:t>bespoke</w:t>
      </w:r>
      <w:proofErr w:type="gramEnd"/>
      <w:r w:rsidRPr="000C3C5B">
        <w:t xml:space="preserve"> to a specific cluster setup, and not generalizable to other containerized clusters. This is an issue given that such tools are frequently not made publicly available, reducing experiment </w:t>
      </w:r>
      <w:del w:id="77" w:author="Garraghan, Peter" w:date="2019-10-17T21:57:00Z">
        <w:r w:rsidRPr="000C3C5B" w:rsidDel="003B64CC">
          <w:delText>rep</w:delText>
        </w:r>
      </w:del>
      <w:ins w:id="78" w:author="Garraghan, Peter" w:date="2019-10-17T21:57:00Z">
        <w:r w:rsidR="003B64CC" w:rsidRPr="000C3C5B">
          <w:t>rep</w:t>
        </w:r>
        <w:r w:rsidR="003B64CC">
          <w:t>roducibility</w:t>
        </w:r>
      </w:ins>
      <w:del w:id="79" w:author="Garraghan, Peter" w:date="2019-10-17T21:57:00Z">
        <w:r w:rsidRPr="000C3C5B" w:rsidDel="003B64CC">
          <w:delText>licability</w:delText>
        </w:r>
      </w:del>
      <w:r w:rsidRPr="000C3C5B">
        <w:t xml:space="preserve">. This also imposes additional limitations on researchers, reducing the number of approaches that can be feasibly compared for evaluation. These issues have resulted in a large body of research relying on </w:t>
      </w:r>
      <w:r w:rsidRPr="000C3C5B">
        <w:lastRenderedPageBreak/>
        <w:t xml:space="preserve">small-scale experiments [15] or simulated environments [14][16]. </w:t>
      </w:r>
      <w:commentRangeStart w:id="80"/>
      <w:r w:rsidRPr="000C3C5B">
        <w:t xml:space="preserve">Although such approaches are appropriate for designing new straggler mitigation techniques, </w:t>
      </w:r>
      <w:ins w:id="81" w:author="Lindsay, Dominic (lindsay4)" w:date="2019-10-09T01:48:00Z">
        <w:r w:rsidR="0010355A" w:rsidRPr="0010355A">
          <w:t>simulated environments make assumptions about underlying causes of straggler manifestation and require expert knowledge to achieve representative behavior</w:t>
        </w:r>
      </w:ins>
      <w:ins w:id="82" w:author="Lindsay, Dominic (lindsay4)" w:date="2019-10-18T19:52:00Z">
        <w:r w:rsidR="00A8122A">
          <w:t>s</w:t>
        </w:r>
      </w:ins>
      <w:del w:id="83" w:author="Lindsay, Dominic (lindsay4)" w:date="2019-10-09T01:48:00Z">
        <w:r w:rsidR="003F74B8" w:rsidRPr="003F74B8" w:rsidDel="0010355A">
          <w:delText xml:space="preserve">assumptions </w:delText>
        </w:r>
        <w:r w:rsidR="00545C50" w:rsidDel="0010355A">
          <w:delText xml:space="preserve">made by simulated environment fail to capture </w:delText>
        </w:r>
      </w:del>
      <w:del w:id="84" w:author="Lindsay, Dominic (lindsay4)" w:date="2019-10-09T01:47:00Z">
        <w:r w:rsidR="00545C50" w:rsidDel="0010355A">
          <w:delText xml:space="preserve">underlying </w:delText>
        </w:r>
      </w:del>
      <w:del w:id="85" w:author="Lindsay, Dominic (lindsay4)" w:date="2019-10-09T01:48:00Z">
        <w:r w:rsidR="00545C50" w:rsidDel="0010355A">
          <w:delText>system behaviors</w:delText>
        </w:r>
      </w:del>
      <w:del w:id="86" w:author="Lindsay, Dominic (lindsay4)" w:date="2019-10-09T01:46:00Z">
        <w:r w:rsidR="00545C50" w:rsidDel="0010355A">
          <w:delText>. Such behaviors are influence by underlying system conditions</w:delText>
        </w:r>
      </w:del>
      <w:del w:id="87" w:author="Lindsay, Dominic (lindsay4)" w:date="2019-10-09T01:45:00Z">
        <w:r w:rsidR="00545C50" w:rsidDel="0010355A">
          <w:delText xml:space="preserve"> which are </w:delText>
        </w:r>
      </w:del>
      <w:del w:id="88" w:author="Lindsay, Dominic (lindsay4)" w:date="2019-10-09T01:46:00Z">
        <w:r w:rsidR="00545C50" w:rsidDel="0010355A">
          <w:delText>not</w:delText>
        </w:r>
      </w:del>
      <w:del w:id="89" w:author="Lindsay, Dominic (lindsay4)" w:date="2019-10-09T01:44:00Z">
        <w:r w:rsidR="00545C50" w:rsidDel="0010355A">
          <w:delText>e</w:delText>
        </w:r>
      </w:del>
      <w:del w:id="90" w:author="Lindsay, Dominic (lindsay4)" w:date="2019-10-09T01:46:00Z">
        <w:r w:rsidR="00545C50" w:rsidDel="0010355A">
          <w:delText xml:space="preserve"> easily </w:delText>
        </w:r>
      </w:del>
      <w:del w:id="91" w:author="Lindsay, Dominic (lindsay4)" w:date="2019-10-09T01:45:00Z">
        <w:r w:rsidR="00545C50" w:rsidDel="0010355A">
          <w:delText>captured</w:delText>
        </w:r>
      </w:del>
      <w:r w:rsidR="00545C50">
        <w:t xml:space="preserve">. </w:t>
      </w:r>
      <w:ins w:id="92" w:author="Lindsay, Dominic (lindsay4)" w:date="2019-10-09T01:48:00Z">
        <w:r w:rsidR="0010355A" w:rsidRPr="0010355A">
          <w:t xml:space="preserve">As such stochastic system behaviors influencing straggler manifestations are often overlooked </w:t>
        </w:r>
        <w:r w:rsidR="0010355A">
          <w:t xml:space="preserve"> </w:t>
        </w:r>
      </w:ins>
      <w:del w:id="93" w:author="Lindsay, Dominic (lindsay4)" w:date="2019-10-09T01:49:00Z">
        <w:r w:rsidR="00545C50" w:rsidDel="0010355A">
          <w:delText>As such</w:delText>
        </w:r>
      </w:del>
      <w:ins w:id="94" w:author="Lindsay, Dominic (lindsay4)" w:date="2019-10-09T01:49:00Z">
        <w:r w:rsidR="0010355A">
          <w:t>and require</w:t>
        </w:r>
      </w:ins>
      <w:r w:rsidR="00545C50">
        <w:t xml:space="preserve"> </w:t>
      </w:r>
      <w:r w:rsidRPr="000C3C5B">
        <w:t xml:space="preserve">empirical analyses and experimentation </w:t>
      </w:r>
      <w:del w:id="95" w:author="Lindsay, Dominic (lindsay4)" w:date="2019-10-09T01:49:00Z">
        <w:r w:rsidRPr="000C3C5B" w:rsidDel="0010355A">
          <w:delText xml:space="preserve">are required </w:delText>
        </w:r>
      </w:del>
      <w:r w:rsidRPr="000C3C5B">
        <w:t>in order to understand straggler manifestation within real-world systems, as well as capture non-deterministic system behavior</w:t>
      </w:r>
      <w:r w:rsidR="003F74B8">
        <w:t>s</w:t>
      </w:r>
      <w:r w:rsidRPr="000C3C5B">
        <w:t>.</w:t>
      </w:r>
      <w:commentRangeEnd w:id="80"/>
      <w:r w:rsidR="007A4425">
        <w:rPr>
          <w:rStyle w:val="CommentReference"/>
        </w:rPr>
        <w:commentReference w:id="80"/>
      </w:r>
    </w:p>
    <w:p w14:paraId="207CC647" w14:textId="77777777" w:rsidR="003818B3" w:rsidRPr="000C3C5B" w:rsidRDefault="003818B3" w:rsidP="005A75E1">
      <w:pPr>
        <w:pStyle w:val="Head1"/>
      </w:pPr>
      <w:r w:rsidRPr="000C3C5B">
        <w:rPr>
          <w:rStyle w:val="Label"/>
          <w14:ligatures w14:val="standard"/>
        </w:rPr>
        <w:t>3</w:t>
      </w:r>
      <w:r w:rsidRPr="000C3C5B">
        <w:t> </w:t>
      </w:r>
      <w:r w:rsidRPr="000C3C5B">
        <w:t>RELATED WORK</w:t>
      </w:r>
    </w:p>
    <w:p w14:paraId="6DCF54B4" w14:textId="77777777" w:rsidR="003818B3" w:rsidRPr="000C3C5B" w:rsidRDefault="003818B3" w:rsidP="0022362C">
      <w:pPr>
        <w:pStyle w:val="Para"/>
      </w:pPr>
      <w:r w:rsidRPr="000C3C5B">
        <w:t xml:space="preserve">Related work </w:t>
      </w:r>
      <w:r w:rsidR="0065767A" w:rsidRPr="000C3C5B">
        <w:t>is</w:t>
      </w:r>
      <w:r w:rsidRPr="000C3C5B">
        <w:t xml:space="preserve"> categorized into two research domains: (1) straggler analysis, and (2) straggler evaluation frameworks.</w:t>
      </w:r>
    </w:p>
    <w:p w14:paraId="45F15F19" w14:textId="3A36CBD6" w:rsidR="003818B3" w:rsidRPr="000C3C5B" w:rsidRDefault="6787A1BF" w:rsidP="0022362C">
      <w:pPr>
        <w:pStyle w:val="Para"/>
      </w:pPr>
      <w:r w:rsidRPr="000C3C5B">
        <w:rPr>
          <w:b/>
          <w:bCs/>
        </w:rPr>
        <w:t>Straggler Analysis</w:t>
      </w:r>
      <w:r w:rsidRPr="000C3C5B">
        <w:t>: Eman et al. [17] identify a potential cause of stragglers stemming from data dependencies amongst parallel processes further complicated by differing task data priorities. The authors proposed a load balancing and partitioning technique to alleviate task slowdown and enhance job performance. Garraghan et al. [3] empirically analyzed straggler manifestation and their root-causes within two production Cloud datacenters using containers, discovering that approximately 5% of stragglers negatively impacted the performance of 50% of all jobs. Furthermore, they identified the most frequent cause of stragglers were due to resource contention (</w:t>
      </w:r>
      <w:r w:rsidRPr="001C5E3A">
        <w:t xml:space="preserve">CPU, </w:t>
      </w:r>
      <w:r w:rsidR="000E363D" w:rsidRPr="001C5E3A">
        <w:t xml:space="preserve">disk, </w:t>
      </w:r>
      <w:r w:rsidRPr="001C5E3A">
        <w:t xml:space="preserve">memory, and </w:t>
      </w:r>
      <w:r w:rsidR="000E363D" w:rsidRPr="001C5E3A">
        <w:t>network</w:t>
      </w:r>
      <w:r w:rsidRPr="000C3C5B">
        <w:t>). Ouyang et al. [8] studied the impact of straggler manifestation from node failures contention, and observe high resource contention as an underlying cause of stragglers. Ganesh et al. [4] studied straggler manifestation within latency sensitive jobs, and demonstrated that job cloning as an effective means to minimize their impact. Farshid [6] identified that Mapper task duration increases as clusters scale, and designed an analytical model comprising application and hardware characteristics to capture this. Ganesh et al. [18] created various resource-aware techniques for straggler mitigation and identified the several causes of straggler manifestation from varying bandwidth, network congestion, workload imbalance and contention of resources.</w:t>
      </w:r>
    </w:p>
    <w:p w14:paraId="57DA1686" w14:textId="2354F7C9" w:rsidR="003818B3" w:rsidRPr="000C3C5B" w:rsidRDefault="001C2393" w:rsidP="0022362C">
      <w:pPr>
        <w:pStyle w:val="Para"/>
      </w:pPr>
      <w:r w:rsidRPr="000C3C5B">
        <w:t>Research findings</w:t>
      </w:r>
      <w:r w:rsidR="6787A1BF" w:rsidRPr="000C3C5B">
        <w:t xml:space="preserve"> define assumptions of straggler manifestation in containerized </w:t>
      </w:r>
      <w:proofErr w:type="gramStart"/>
      <w:r w:rsidR="6787A1BF" w:rsidRPr="000C3C5B">
        <w:t>clusters</w:t>
      </w:r>
      <w:r w:rsidRPr="000C3C5B">
        <w:t>,</w:t>
      </w:r>
      <w:r w:rsidR="6787A1BF" w:rsidRPr="000C3C5B">
        <w:t xml:space="preserve"> and</w:t>
      </w:r>
      <w:proofErr w:type="gramEnd"/>
      <w:r w:rsidR="6787A1BF" w:rsidRPr="000C3C5B">
        <w:t xml:space="preserve"> are used to create straggler mitigation techniques that focus on different aspects of latency [4][19], network congestion [20], and energy [</w:t>
      </w:r>
      <w:r w:rsidR="008739BA">
        <w:t>21</w:t>
      </w:r>
      <w:r w:rsidR="6787A1BF" w:rsidRPr="000C3C5B">
        <w:t xml:space="preserve">]. </w:t>
      </w:r>
      <w:commentRangeStart w:id="98"/>
      <w:r w:rsidR="6787A1BF" w:rsidRPr="000C3C5B">
        <w:t>However</w:t>
      </w:r>
      <w:r w:rsidRPr="000C3C5B">
        <w:t>,</w:t>
      </w:r>
      <w:r w:rsidR="6787A1BF" w:rsidRPr="000C3C5B">
        <w:t xml:space="preserve"> no current work has attempt</w:t>
      </w:r>
      <w:r w:rsidRPr="000C3C5B">
        <w:t>ed</w:t>
      </w:r>
      <w:r w:rsidR="6787A1BF" w:rsidRPr="000C3C5B">
        <w:t xml:space="preserve"> a comprehensively study how precise system operational conditions influence straggler manifestation.</w:t>
      </w:r>
      <w:commentRangeEnd w:id="98"/>
      <w:r w:rsidR="00815471">
        <w:rPr>
          <w:rStyle w:val="CommentReference"/>
        </w:rPr>
        <w:commentReference w:id="98"/>
      </w:r>
    </w:p>
    <w:p w14:paraId="649F07B7" w14:textId="68B3C221" w:rsidR="003818B3" w:rsidRPr="000C3C5B" w:rsidRDefault="1883B630" w:rsidP="0022362C">
      <w:pPr>
        <w:pStyle w:val="Para"/>
        <w:rPr>
          <w:szCs w:val="18"/>
        </w:rPr>
      </w:pPr>
      <w:r w:rsidRPr="000C3C5B">
        <w:rPr>
          <w:b/>
          <w:bCs/>
        </w:rPr>
        <w:t>Straggler Frameworks</w:t>
      </w:r>
      <w:r w:rsidRPr="000C3C5B">
        <w:t xml:space="preserve">: There exist several straggler evaluation frameworks: Bux et al. [14] proposed DynamicCloudSim to simulate cluster execution by configuring different models for failure, resource contention, and straggler manifestation. Straggler behavior is configured with default values from prior work [7], and is used to simulate various existing mitigation strategies to improve cluster performance. Yanfei et al. [15] proposed a user-transparent task slot management framework </w:t>
      </w:r>
      <w:r w:rsidRPr="000C3C5B">
        <w:rPr>
          <w:i/>
          <w:iCs/>
        </w:rPr>
        <w:t>FlexSlot</w:t>
      </w:r>
      <w:r w:rsidRPr="000C3C5B">
        <w:t>, which identifies the stragglers and automatically resize</w:t>
      </w:r>
      <w:r w:rsidR="00566624">
        <w:t>s</w:t>
      </w:r>
      <w:r w:rsidRPr="000C3C5B">
        <w:t xml:space="preserve"> </w:t>
      </w:r>
      <w:r w:rsidR="00566624">
        <w:t xml:space="preserve">the </w:t>
      </w:r>
      <w:r w:rsidRPr="000C3C5B">
        <w:t>number of virtual node slots to improve the speed of execution of task</w:t>
      </w:r>
      <w:r w:rsidR="00566624">
        <w:t>s</w:t>
      </w:r>
      <w:r w:rsidRPr="000C3C5B">
        <w:t xml:space="preserve">. The framework was evaluated within an 8-node Hadoop </w:t>
      </w:r>
      <w:r w:rsidRPr="000C3C5B">
        <w:t xml:space="preserve">cluster, whereby they injected stragglers to alleviate job data skew. Tien-Dat et al. [16] proposed a framework for straggler detection and mitigation to enhance job execution time and system energy-efficiency. Using the Grid’5000 testbed consisting of 21-nodes, authors artificially injected stragglers into job application execution and evaluated the framework with straggler mitigation techniques. </w:t>
      </w:r>
    </w:p>
    <w:p w14:paraId="43F7ED0B" w14:textId="77777777" w:rsidR="003818B3" w:rsidRPr="000C3C5B" w:rsidRDefault="6787A1BF" w:rsidP="003818B3">
      <w:pPr>
        <w:rPr>
          <w:szCs w:val="18"/>
        </w:rPr>
      </w:pPr>
      <w:r w:rsidRPr="000C3C5B">
        <w:t xml:space="preserve">Whilst these frameworks have evaluated various straggler mitigation strategies, most rely on simulation or small-scale clusters experiments </w:t>
      </w:r>
      <w:r w:rsidR="001C2393" w:rsidRPr="000C3C5B">
        <w:t>for</w:t>
      </w:r>
      <w:r w:rsidRPr="000C3C5B">
        <w:t xml:space="preserve"> evaluation.  </w:t>
      </w:r>
      <w:commentRangeStart w:id="99"/>
      <w:r w:rsidR="001C2393" w:rsidRPr="000C3C5B">
        <w:t>E</w:t>
      </w:r>
      <w:r w:rsidRPr="000C3C5B">
        <w:t xml:space="preserve">ach framework is dependent on artificial straggler injection introduced by the developer and are not designed to explore </w:t>
      </w:r>
      <w:r w:rsidR="0065767A" w:rsidRPr="000C3C5B">
        <w:t xml:space="preserve">natural </w:t>
      </w:r>
      <w:r w:rsidRPr="000C3C5B">
        <w:t xml:space="preserve">system </w:t>
      </w:r>
      <w:r w:rsidR="0065767A" w:rsidRPr="000C3C5B">
        <w:t>operation</w:t>
      </w:r>
      <w:r w:rsidRPr="000C3C5B">
        <w:t xml:space="preserve"> that may cause straggler</w:t>
      </w:r>
      <w:r w:rsidR="0065767A" w:rsidRPr="000C3C5B">
        <w:t>s</w:t>
      </w:r>
      <w:r w:rsidRPr="000C3C5B">
        <w:t xml:space="preserve">. Importantly, frameworks rely </w:t>
      </w:r>
      <w:r w:rsidR="001C2393" w:rsidRPr="000C3C5B">
        <w:t xml:space="preserve">on </w:t>
      </w:r>
      <w:r w:rsidRPr="000C3C5B">
        <w:t>manual design of experiment design from a domain expert to conduct experiments.</w:t>
      </w:r>
      <w:commentRangeEnd w:id="99"/>
      <w:r w:rsidR="00632571">
        <w:rPr>
          <w:rStyle w:val="CommentReference"/>
        </w:rPr>
        <w:commentReference w:id="99"/>
      </w:r>
    </w:p>
    <w:p w14:paraId="194D989D" w14:textId="77777777" w:rsidR="003818B3" w:rsidRPr="000C3C5B" w:rsidRDefault="003818B3" w:rsidP="005A75E1">
      <w:pPr>
        <w:pStyle w:val="Head1"/>
      </w:pPr>
      <w:r w:rsidRPr="000C3C5B">
        <w:rPr>
          <w:rStyle w:val="Label"/>
          <w14:ligatures w14:val="standard"/>
        </w:rPr>
        <w:t>4</w:t>
      </w:r>
      <w:r w:rsidRPr="000C3C5B">
        <w:t> </w:t>
      </w:r>
      <w:r w:rsidRPr="000C3C5B">
        <w:t>PRISM FRAMEWORK</w:t>
      </w:r>
    </w:p>
    <w:p w14:paraId="50E47BCD" w14:textId="2865E5CC" w:rsidR="008B50D1" w:rsidRDefault="6787A1BF" w:rsidP="0022362C">
      <w:pPr>
        <w:pStyle w:val="Para"/>
      </w:pPr>
      <w:r w:rsidRPr="000C3C5B">
        <w:t xml:space="preserve">PRISM framework enables automated deployment, execution, and performance collection of containerized cluster operation. Researchers capture stages of the experimental lifecycle as containers encapsulating components and configuration enabling deployment and sharing of bespoke scheduling systems as well as trace parsing and transformation. </w:t>
      </w:r>
      <w:r w:rsidR="000C1C0E">
        <w:t>In doing so</w:t>
      </w:r>
      <w:r w:rsidR="000E363D">
        <w:t>,</w:t>
      </w:r>
      <w:r w:rsidR="000C1C0E">
        <w:t xml:space="preserve"> configuration and algorithms can be deployed as modules.</w:t>
      </w:r>
      <w:r w:rsidRPr="000C3C5B">
        <w:t xml:space="preserve"> Furthermore, modules can be shared, reducing complexity associated with reproduction of experimental clusters and trace execution. PRISM also allows for injection of resource (</w:t>
      </w:r>
      <w:r w:rsidRPr="001C5E3A">
        <w:rPr>
          <w:iCs/>
        </w:rPr>
        <w:t xml:space="preserve">CPU, </w:t>
      </w:r>
      <w:r w:rsidR="000E363D" w:rsidRPr="001C5E3A">
        <w:rPr>
          <w:iCs/>
        </w:rPr>
        <w:t>d</w:t>
      </w:r>
      <w:r w:rsidRPr="001C5E3A">
        <w:rPr>
          <w:iCs/>
        </w:rPr>
        <w:t xml:space="preserve">isk, </w:t>
      </w:r>
      <w:r w:rsidR="000E363D" w:rsidRPr="001C5E3A">
        <w:rPr>
          <w:iCs/>
        </w:rPr>
        <w:t>m</w:t>
      </w:r>
      <w:r w:rsidRPr="001C5E3A">
        <w:rPr>
          <w:iCs/>
        </w:rPr>
        <w:t>emory</w:t>
      </w:r>
      <w:r w:rsidR="000E363D" w:rsidRPr="001C5E3A">
        <w:rPr>
          <w:iCs/>
        </w:rPr>
        <w:t xml:space="preserve"> and network</w:t>
      </w:r>
      <w:r w:rsidRPr="000C3C5B">
        <w:t xml:space="preserve">) utilization enabling cluster preloading. </w:t>
      </w:r>
      <w:del w:id="100" w:author="Lindsay, Dominic (lindsay4)" w:date="2019-10-18T19:32:00Z">
        <w:r w:rsidRPr="000C3C5B" w:rsidDel="007437CC">
          <w:delText>This allows</w:delText>
        </w:r>
      </w:del>
      <w:proofErr w:type="gramStart"/>
      <w:ins w:id="101" w:author="Lindsay, Dominic (lindsay4)" w:date="2019-10-18T19:53:00Z">
        <w:r w:rsidR="00A8122A">
          <w:t xml:space="preserve">Thus </w:t>
        </w:r>
      </w:ins>
      <w:r w:rsidRPr="000C3C5B">
        <w:t xml:space="preserve"> researchers</w:t>
      </w:r>
      <w:proofErr w:type="gramEnd"/>
      <w:r w:rsidRPr="000C3C5B">
        <w:t xml:space="preserve"> </w:t>
      </w:r>
      <w:ins w:id="102" w:author="Lindsay, Dominic (lindsay4)" w:date="2019-10-18T19:53:00Z">
        <w:r w:rsidR="00A8122A">
          <w:t xml:space="preserve">are able </w:t>
        </w:r>
      </w:ins>
      <w:r w:rsidRPr="000C3C5B">
        <w:t xml:space="preserve">to submit identical workload patterns into a containerized cluster using different resource management frameworks (YARN, Kubernetes) under various levels of contention to study changes in cluster performance. Moreover, the system automatically extracts data parameters of interest spanning both software and hardware components into a data repository for ready analysis. </w:t>
      </w:r>
    </w:p>
    <w:p w14:paraId="0842427F" w14:textId="75CC46CC" w:rsidR="00472016" w:rsidRPr="00472016" w:rsidRDefault="00472016" w:rsidP="00472016">
      <w:pPr>
        <w:pStyle w:val="Head2"/>
        <w:rPr>
          <w14:ligatures w14:val="standard"/>
        </w:rPr>
      </w:pPr>
      <w:r w:rsidRPr="000C3C5B">
        <w:rPr>
          <w:rStyle w:val="Label"/>
          <w14:ligatures w14:val="standard"/>
        </w:rPr>
        <w:t>4.</w:t>
      </w:r>
      <w:r>
        <w:rPr>
          <w:rStyle w:val="Label"/>
          <w14:ligatures w14:val="standard"/>
        </w:rPr>
        <w:t>1</w:t>
      </w:r>
      <w:r w:rsidRPr="000C3C5B">
        <w:rPr>
          <w14:ligatures w14:val="standard"/>
        </w:rPr>
        <w:t> </w:t>
      </w:r>
      <w:r>
        <w:rPr>
          <w14:ligatures w14:val="standard"/>
        </w:rPr>
        <w:t>D</w:t>
      </w:r>
      <w:ins w:id="103" w:author="Garraghan, Peter" w:date="2019-10-17T21:30:00Z">
        <w:r w:rsidR="00260105">
          <w:rPr>
            <w14:ligatures w14:val="standard"/>
          </w:rPr>
          <w:t>esign</w:t>
        </w:r>
      </w:ins>
      <w:del w:id="104" w:author="Garraghan, Peter" w:date="2019-10-17T21:30:00Z">
        <w:r w:rsidDel="00260105">
          <w:rPr>
            <w14:ligatures w14:val="standard"/>
          </w:rPr>
          <w:delText>esi</w:delText>
        </w:r>
      </w:del>
      <w:del w:id="105" w:author="Garraghan, Peter" w:date="2019-10-17T21:29:00Z">
        <w:r w:rsidDel="00260105">
          <w:rPr>
            <w14:ligatures w14:val="standard"/>
          </w:rPr>
          <w:delText>gn</w:delText>
        </w:r>
      </w:del>
    </w:p>
    <w:p w14:paraId="686E4D39" w14:textId="58ED420F" w:rsidR="003818B3" w:rsidRDefault="6787A1BF" w:rsidP="0022362C">
      <w:pPr>
        <w:pStyle w:val="Para"/>
      </w:pPr>
      <w:r w:rsidRPr="000C3C5B">
        <w:t xml:space="preserve">Several interfaces are defined for submission, execution and data collection. Figure 1 shows the system model.  The framework is formed by three main components: </w:t>
      </w:r>
      <w:r w:rsidRPr="000C3C5B">
        <w:rPr>
          <w:i/>
          <w:iCs/>
        </w:rPr>
        <w:t>Experiment Runner</w:t>
      </w:r>
      <w:r w:rsidRPr="000C3C5B">
        <w:t xml:space="preserve">, </w:t>
      </w:r>
      <w:r w:rsidRPr="000C3C5B">
        <w:rPr>
          <w:i/>
          <w:iCs/>
        </w:rPr>
        <w:t>Cluster Manager</w:t>
      </w:r>
      <w:r w:rsidRPr="000C3C5B">
        <w:t xml:space="preserve">, and </w:t>
      </w:r>
      <w:r w:rsidRPr="000C3C5B">
        <w:rPr>
          <w:i/>
          <w:iCs/>
        </w:rPr>
        <w:t>Results Repository</w:t>
      </w:r>
      <w:r w:rsidRPr="000C3C5B">
        <w:t>.</w:t>
      </w:r>
    </w:p>
    <w:p w14:paraId="6A95772B" w14:textId="18F877D3" w:rsidR="003818B3" w:rsidRPr="000C3C5B" w:rsidRDefault="003818B3" w:rsidP="0022362C">
      <w:pPr>
        <w:pStyle w:val="Para"/>
        <w:rPr>
          <w:color w:val="000000" w:themeColor="text1"/>
        </w:rPr>
      </w:pPr>
      <w:r w:rsidRPr="000C3C5B">
        <w:rPr>
          <w:b/>
          <w:bCs/>
        </w:rPr>
        <w:t>Experiment Runner</w:t>
      </w:r>
      <w:r w:rsidRPr="000C3C5B">
        <w:t>: The experiment runner is designed so that it can readily implement different scheduling platforms, workload patterns, and system operational scenarios. Different schedulers are integrated into the module via implementation of abstract interface</w:t>
      </w:r>
      <w:r w:rsidR="00566624">
        <w:t>s</w:t>
      </w:r>
      <w:r w:rsidRPr="000C3C5B">
        <w:t>. A variety of workload types and submission patterns are configurable by parsing and conversion of job traces, including specifying the number of jobs, application type, and data input. The module is also designed so that it can use real-world trace data to inform its submission patterns.</w:t>
      </w:r>
      <w:r w:rsidR="008B50D1" w:rsidRPr="000C3C5B">
        <w:t xml:space="preserve"> T</w:t>
      </w:r>
      <w:r w:rsidRPr="000C3C5B">
        <w:t>he module is capable of controlling cluster operational scenarios, specifically resource contention (demonstrated to be a primary cause for failure [22] and straggler manifestation [2]). Achieved by co-deployme</w:t>
      </w:r>
      <w:r w:rsidR="00566624">
        <w:t>nt of utilization</w:t>
      </w:r>
      <w:r w:rsidRPr="000C3C5B">
        <w:t xml:space="preserve"> containers, designed to exert varying levels of load (10%, 20% .... 100%) on specified resources of a worker node. </w:t>
      </w:r>
    </w:p>
    <w:p w14:paraId="0309A94E" w14:textId="39355A02" w:rsidR="003818B3" w:rsidRPr="000C3C5B" w:rsidRDefault="6787A1BF" w:rsidP="0022362C">
      <w:pPr>
        <w:pStyle w:val="Para"/>
      </w:pPr>
      <w:r w:rsidRPr="000C3C5B">
        <w:rPr>
          <w:b/>
          <w:bCs/>
        </w:rPr>
        <w:t>Cluster Manager</w:t>
      </w:r>
      <w:r w:rsidR="00566624">
        <w:t xml:space="preserve">: </w:t>
      </w:r>
      <w:r w:rsidR="00356E98">
        <w:t xml:space="preserve">Abstracts </w:t>
      </w:r>
      <w:r w:rsidR="00356E98" w:rsidRPr="000C3C5B">
        <w:t>the</w:t>
      </w:r>
      <w:r w:rsidRPr="000C3C5B">
        <w:t xml:space="preserve"> scheduling control plane, used to administrate the scheduler platform. Because the</w:t>
      </w:r>
      <w:r w:rsidR="00356E98">
        <w:t xml:space="preserve"> </w:t>
      </w:r>
      <w:r w:rsidRPr="000C3C5B">
        <w:t xml:space="preserve">control planes </w:t>
      </w:r>
      <w:r w:rsidR="001F6C83" w:rsidRPr="000C3C5B">
        <w:rPr>
          <w:noProof/>
          <w:lang w:val="en-GB" w:eastAsia="zh-CN"/>
        </w:rPr>
        <w:lastRenderedPageBreak/>
        <mc:AlternateContent>
          <mc:Choice Requires="wps">
            <w:drawing>
              <wp:anchor distT="0" distB="0" distL="0" distR="0" simplePos="0" relativeHeight="251663364" behindDoc="0" locked="0" layoutInCell="1" allowOverlap="1" wp14:anchorId="5B26920C" wp14:editId="6DC1DEED">
                <wp:simplePos x="0" y="0"/>
                <wp:positionH relativeFrom="margin">
                  <wp:posOffset>0</wp:posOffset>
                </wp:positionH>
                <wp:positionV relativeFrom="paragraph">
                  <wp:posOffset>488</wp:posOffset>
                </wp:positionV>
                <wp:extent cx="3049270" cy="1297940"/>
                <wp:effectExtent l="0" t="0" r="0" b="0"/>
                <wp:wrapSquare wrapText="largest"/>
                <wp:docPr id="40"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1297940"/>
                        </a:xfrm>
                        <a:prstGeom prst="rect">
                          <a:avLst/>
                        </a:prstGeom>
                      </wps:spPr>
                      <wps:txbx>
                        <w:txbxContent>
                          <w:p w14:paraId="0F19A52F" w14:textId="4F0B4413" w:rsidR="005A75E1" w:rsidRDefault="005A75E1" w:rsidP="005A75E1">
                            <w:pPr>
                              <w:pStyle w:val="Figure"/>
                            </w:pPr>
                            <w:r>
                              <w:rPr>
                                <w:noProof/>
                              </w:rPr>
                              <w:drawing>
                                <wp:inline distT="0" distB="0" distL="0" distR="0" wp14:anchorId="65E2B325" wp14:editId="48FE922C">
                                  <wp:extent cx="2889045" cy="111950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2889045"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DB5EEF">
                              <w:rPr>
                                <w:noProof/>
                              </w:rPr>
                              <w:t>1</w:t>
                            </w:r>
                            <w:r>
                              <w:fldChar w:fldCharType="end"/>
                            </w:r>
                            <w:r>
                              <w:t xml:space="preserve">: PRISM </w:t>
                            </w:r>
                            <w:ins w:id="106" w:author="Garraghan, Peter" w:date="2019-10-17T21:24:00Z">
                              <w:r w:rsidR="00E74C2B">
                                <w:t>c</w:t>
                              </w:r>
                            </w:ins>
                            <w:del w:id="107" w:author="Garraghan, Peter" w:date="2019-10-17T21:24:00Z">
                              <w:r w:rsidDel="00E74C2B">
                                <w:delText>C</w:delText>
                              </w:r>
                            </w:del>
                            <w:r>
                              <w:t xml:space="preserve">onceptual </w:t>
                            </w:r>
                            <w:ins w:id="108" w:author="Garraghan, Peter" w:date="2019-10-17T21:24:00Z">
                              <w:r w:rsidR="00E74C2B">
                                <w:t>m</w:t>
                              </w:r>
                            </w:ins>
                            <w:del w:id="109" w:author="Garraghan, Peter" w:date="2019-10-17T21:24:00Z">
                              <w:r w:rsidDel="00E74C2B">
                                <w:delText>M</w:delText>
                              </w:r>
                            </w:del>
                            <w:r>
                              <w:t>od</w:t>
                            </w:r>
                            <w:ins w:id="110" w:author="Garraghan, Peter" w:date="2019-10-17T21:23:00Z">
                              <w:r w:rsidR="00E74C2B">
                                <w:t>e</w:t>
                              </w:r>
                            </w:ins>
                            <w:del w:id="111" w:author="Garraghan, Peter" w:date="2019-10-17T21:23:00Z">
                              <w:r w:rsidDel="00E74C2B">
                                <w:delText>a</w:delText>
                              </w:r>
                            </w:del>
                            <w:r>
                              <w:t>l</w:t>
                            </w:r>
                            <w:ins w:id="112" w:author="Garraghan, Peter" w:date="2019-10-17T21:23:00Z">
                              <w:r w:rsidR="00E74C2B">
                                <w:t>.</w:t>
                              </w:r>
                            </w:ins>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5B26920C" id="_x0000_t202" coordsize="21600,21600" o:spt="202" path="m,l,21600r21600,l21600,xe">
                <v:stroke joinstyle="miter"/>
                <v:path gradientshapeok="t" o:connecttype="rect"/>
              </v:shapetype>
              <v:shape id="Frame3" o:spid="_x0000_s1026" type="#_x0000_t202" style="position:absolute;left:0;text-align:left;margin-left:0;margin-top:.05pt;width:240.1pt;height:102.2pt;z-index:2516633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" filled="f" stroked="f">
                <v:textbox inset="0,0,0,0">
                  <w:txbxContent>
                    <w:p w14:paraId="0F19A52F" w14:textId="4F0B4413" w:rsidR="005A75E1" w:rsidRDefault="005A75E1" w:rsidP="005A75E1">
                      <w:pPr>
                        <w:pStyle w:val="Figure"/>
                      </w:pPr>
                      <w:r>
                        <w:rPr>
                          <w:noProof/>
                        </w:rPr>
                        <w:drawing>
                          <wp:inline distT="0" distB="0" distL="0" distR="0" wp14:anchorId="65E2B325" wp14:editId="48FE922C">
                            <wp:extent cx="2889045" cy="111950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2889045"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DB5EEF">
                        <w:rPr>
                          <w:noProof/>
                        </w:rPr>
                        <w:t>1</w:t>
                      </w:r>
                      <w:r>
                        <w:fldChar w:fldCharType="end"/>
                      </w:r>
                      <w:r>
                        <w:t xml:space="preserve">: PRISM </w:t>
                      </w:r>
                      <w:ins w:id="113" w:author="Garraghan, Peter" w:date="2019-10-17T21:24:00Z">
                        <w:r w:rsidR="00E74C2B">
                          <w:t>c</w:t>
                        </w:r>
                      </w:ins>
                      <w:del w:id="114" w:author="Garraghan, Peter" w:date="2019-10-17T21:24:00Z">
                        <w:r w:rsidDel="00E74C2B">
                          <w:delText>C</w:delText>
                        </w:r>
                      </w:del>
                      <w:r>
                        <w:t xml:space="preserve">onceptual </w:t>
                      </w:r>
                      <w:ins w:id="115" w:author="Garraghan, Peter" w:date="2019-10-17T21:24:00Z">
                        <w:r w:rsidR="00E74C2B">
                          <w:t>m</w:t>
                        </w:r>
                      </w:ins>
                      <w:del w:id="116" w:author="Garraghan, Peter" w:date="2019-10-17T21:24:00Z">
                        <w:r w:rsidDel="00E74C2B">
                          <w:delText>M</w:delText>
                        </w:r>
                      </w:del>
                      <w:r>
                        <w:t>od</w:t>
                      </w:r>
                      <w:ins w:id="117" w:author="Garraghan, Peter" w:date="2019-10-17T21:23:00Z">
                        <w:r w:rsidR="00E74C2B">
                          <w:t>e</w:t>
                        </w:r>
                      </w:ins>
                      <w:del w:id="118" w:author="Garraghan, Peter" w:date="2019-10-17T21:23:00Z">
                        <w:r w:rsidDel="00E74C2B">
                          <w:delText>a</w:delText>
                        </w:r>
                      </w:del>
                      <w:r>
                        <w:t>l</w:t>
                      </w:r>
                      <w:ins w:id="119" w:author="Garraghan, Peter" w:date="2019-10-17T21:23:00Z">
                        <w:r w:rsidR="00E74C2B">
                          <w:t>.</w:t>
                        </w:r>
                      </w:ins>
                    </w:p>
                  </w:txbxContent>
                </v:textbox>
                <w10:wrap type="square" side="largest" anchorx="margin"/>
              </v:shape>
            </w:pict>
          </mc:Fallback>
        </mc:AlternateContent>
      </w:r>
      <w:r w:rsidRPr="000C3C5B">
        <w:t xml:space="preserve">have different interfaces, ranging from </w:t>
      </w:r>
      <w:r w:rsidRPr="000C3C5B">
        <w:rPr>
          <w:i/>
          <w:iCs/>
        </w:rPr>
        <w:t>IPC</w:t>
      </w:r>
      <w:r w:rsidRPr="000C3C5B">
        <w:t xml:space="preserve"> clients, to </w:t>
      </w:r>
      <w:r w:rsidRPr="000C3C5B">
        <w:rPr>
          <w:i/>
          <w:iCs/>
        </w:rPr>
        <w:t>REST</w:t>
      </w:r>
      <w:r w:rsidRPr="000C3C5B">
        <w:t xml:space="preserve"> </w:t>
      </w:r>
      <w:proofErr w:type="gramStart"/>
      <w:r w:rsidRPr="000C3C5B">
        <w:t>interfaces[</w:t>
      </w:r>
      <w:proofErr w:type="gramEnd"/>
      <w:r w:rsidRPr="000C3C5B">
        <w:t xml:space="preserve">23][24], our approach provides </w:t>
      </w:r>
      <w:r w:rsidR="00566624">
        <w:t xml:space="preserve">a </w:t>
      </w:r>
      <w:r w:rsidRPr="000C3C5B">
        <w:t xml:space="preserve">cluster management interface. Users of the PRISM framework </w:t>
      </w:r>
      <w:r w:rsidR="00867BCC">
        <w:t>must for implement</w:t>
      </w:r>
      <w:r w:rsidRPr="000C3C5B">
        <w:t xml:space="preserve"> scheduler specific interface (</w:t>
      </w:r>
      <w:r w:rsidRPr="000C3C5B">
        <w:rPr>
          <w:i/>
          <w:iCs/>
        </w:rPr>
        <w:t xml:space="preserve">IClusterInterface) </w:t>
      </w:r>
      <w:r w:rsidRPr="000C3C5B">
        <w:t xml:space="preserve">responsible for mediating between the scheduling control plane, job tracking and </w:t>
      </w:r>
      <w:r w:rsidRPr="000C3C5B">
        <w:rPr>
          <w:i/>
          <w:iCs/>
        </w:rPr>
        <w:t xml:space="preserve">ClusterManager </w:t>
      </w:r>
      <w:r w:rsidRPr="000C3C5B">
        <w:t>component</w:t>
      </w:r>
      <w:r w:rsidR="00867BCC">
        <w:t>s</w:t>
      </w:r>
      <w:r w:rsidRPr="000C3C5B">
        <w:t>.</w:t>
      </w:r>
      <w:r w:rsidRPr="000C3C5B">
        <w:rPr>
          <w:b/>
          <w:bCs/>
          <w:noProof/>
          <w:lang w:val="en-GB" w:eastAsia="zh-CN"/>
        </w:rPr>
        <w:t xml:space="preserve"> </w:t>
      </w:r>
    </w:p>
    <w:p w14:paraId="24B0D268" w14:textId="77777777" w:rsidR="003818B3" w:rsidRPr="000C3C5B" w:rsidRDefault="6787A1BF" w:rsidP="0022362C">
      <w:pPr>
        <w:pStyle w:val="Para"/>
      </w:pPr>
      <w:r w:rsidRPr="000C3C5B">
        <w:rPr>
          <w:b/>
          <w:bCs/>
        </w:rPr>
        <w:t>Results Repository</w:t>
      </w:r>
      <w:r w:rsidRPr="000C3C5B">
        <w:t xml:space="preserve">: </w:t>
      </w:r>
      <w:r w:rsidR="001219AF">
        <w:t>R</w:t>
      </w:r>
      <w:r w:rsidRPr="000C3C5B">
        <w:t>esponsible for collecting results o</w:t>
      </w:r>
      <w:r w:rsidR="001219AF">
        <w:t>f jobs and parsing the traces from a</w:t>
      </w:r>
      <w:r w:rsidRPr="000C3C5B">
        <w:t xml:space="preserve"> scheduler framework specific format to a user defined format, before writing to persistent storage. Users implement the </w:t>
      </w:r>
      <w:r w:rsidRPr="000C3C5B">
        <w:rPr>
          <w:i/>
          <w:iCs/>
        </w:rPr>
        <w:t>I</w:t>
      </w:r>
      <w:r w:rsidR="0010302A">
        <w:rPr>
          <w:i/>
          <w:iCs/>
        </w:rPr>
        <w:t>O</w:t>
      </w:r>
      <w:r w:rsidRPr="000C3C5B">
        <w:rPr>
          <w:i/>
          <w:iCs/>
        </w:rPr>
        <w:t>utputWriter</w:t>
      </w:r>
      <w:r w:rsidRPr="000C3C5B">
        <w:t xml:space="preserve"> interface responsible for encoding how job performance traces are parsed and transformed from their target scheduling framework trace format to a bespoke output format. Finally, traces can be pushed to a target database, or output as csv format for persistent storage.</w:t>
      </w:r>
    </w:p>
    <w:p w14:paraId="2E8494AF" w14:textId="1663EBB3" w:rsidR="003818B3" w:rsidRPr="000C3C5B" w:rsidRDefault="00563346" w:rsidP="003818B3">
      <w:pPr>
        <w:pStyle w:val="Head2"/>
        <w:rPr>
          <w14:ligatures w14:val="standard"/>
        </w:rPr>
      </w:pPr>
      <w:bookmarkStart w:id="120" w:name="_Hlk18861906"/>
      <w:r w:rsidRPr="000C3C5B">
        <w:rPr>
          <w:rStyle w:val="Label"/>
          <w14:ligatures w14:val="standard"/>
        </w:rPr>
        <w:t>4</w:t>
      </w:r>
      <w:r w:rsidR="003818B3" w:rsidRPr="000C3C5B">
        <w:rPr>
          <w:rStyle w:val="Label"/>
          <w14:ligatures w14:val="standard"/>
        </w:rPr>
        <w:t>.</w:t>
      </w:r>
      <w:r w:rsidR="00457484">
        <w:rPr>
          <w:rStyle w:val="Label"/>
          <w14:ligatures w14:val="standard"/>
        </w:rPr>
        <w:t>2</w:t>
      </w:r>
      <w:r w:rsidR="003818B3" w:rsidRPr="000C3C5B">
        <w:rPr>
          <w14:ligatures w14:val="standard"/>
        </w:rPr>
        <w:t> </w:t>
      </w:r>
      <w:r w:rsidR="003818B3" w:rsidRPr="000C3C5B">
        <w:rPr>
          <w14:ligatures w14:val="standard"/>
        </w:rPr>
        <w:t>Experiment Lifecycle</w:t>
      </w:r>
    </w:p>
    <w:bookmarkEnd w:id="120"/>
    <w:p w14:paraId="2F48D132" w14:textId="7FE39607" w:rsidR="003818B3" w:rsidRPr="000C3C5B" w:rsidRDefault="3EA68BA7" w:rsidP="3EA68BA7">
      <w:pPr>
        <w:pStyle w:val="Para"/>
      </w:pPr>
      <w:r w:rsidRPr="000C3C5B">
        <w:t>The PRISM framework abstract</w:t>
      </w:r>
      <w:r w:rsidR="00B42133" w:rsidRPr="000C3C5B">
        <w:t>s</w:t>
      </w:r>
      <w:r w:rsidRPr="000C3C5B">
        <w:t xml:space="preserve"> the lifecycle of configuration, execution and </w:t>
      </w:r>
      <w:r w:rsidR="001B72CD">
        <w:t>metric/trace aggregation</w:t>
      </w:r>
      <w:r w:rsidRPr="000C3C5B">
        <w:t xml:space="preserve"> of scheduling experiments. The first stage of experimentation is often concerned with configuration of the cluster to enable or configure a feature of the scheduler. Comparing scheduler configurations of the same platform is relatively simple, and trace can be simply cast into job description. More involved is the process of converting traces of a different scheduling framework and application. Traces must be prepared and transformed into job </w:t>
      </w:r>
      <w:r w:rsidR="00D86044" w:rsidRPr="000C3C5B">
        <w:t>descriptions that</w:t>
      </w:r>
      <w:r w:rsidRPr="000C3C5B">
        <w:t xml:space="preserve"> can be executed at the target scheduling framework. Furthermore, performance traces are application specific and as such require transformation into a common format for comparison. The workflow for PRISM (Figure 1) operates is follows:</w:t>
      </w:r>
    </w:p>
    <w:p w14:paraId="178E39EB" w14:textId="664EEF00" w:rsidR="003818B3" w:rsidRPr="008739BA" w:rsidRDefault="6787A1BF" w:rsidP="1883B630">
      <w:pPr>
        <w:pStyle w:val="ListParagraph"/>
        <w:rPr>
          <w:i/>
        </w:rPr>
      </w:pPr>
      <w:r w:rsidRPr="000C3C5B">
        <w:t xml:space="preserve">Client initiates the experimental run by passing a path to a directory containing </w:t>
      </w:r>
      <w:r w:rsidR="008B50D1" w:rsidRPr="000C3C5B">
        <w:t xml:space="preserve">the </w:t>
      </w:r>
      <w:r w:rsidRPr="000C3C5B">
        <w:t>PRISM framework configuration.</w:t>
      </w:r>
    </w:p>
    <w:p w14:paraId="46509C2D" w14:textId="783FF7BE" w:rsidR="6787A1BF" w:rsidRPr="000C3C5B" w:rsidRDefault="6787A1BF" w:rsidP="6787A1BF">
      <w:pPr>
        <w:pStyle w:val="ListParagraph"/>
        <w:rPr>
          <w:szCs w:val="18"/>
        </w:rPr>
      </w:pPr>
      <w:proofErr w:type="spellStart"/>
      <w:r w:rsidRPr="000C3C5B">
        <w:rPr>
          <w:i/>
          <w:iCs/>
        </w:rPr>
        <w:t>ExperimentControlLoop</w:t>
      </w:r>
      <w:proofErr w:type="spellEnd"/>
      <w:r w:rsidRPr="000C3C5B">
        <w:rPr>
          <w:i/>
          <w:iCs/>
        </w:rPr>
        <w:t xml:space="preserve"> </w:t>
      </w:r>
      <w:r w:rsidRPr="000C3C5B">
        <w:t xml:space="preserve">starts the experiment by calling the </w:t>
      </w:r>
      <w:r w:rsidRPr="000C3C5B">
        <w:rPr>
          <w:i/>
          <w:iCs/>
        </w:rPr>
        <w:t>ExperimentRunner</w:t>
      </w:r>
      <w:r w:rsidRPr="000C3C5B">
        <w:t xml:space="preserve"> component to execute jobs traces found in the configuration manifest.</w:t>
      </w:r>
    </w:p>
    <w:p w14:paraId="1D843FD8" w14:textId="60A58EAB" w:rsidR="6787A1BF" w:rsidRPr="000C3C5B" w:rsidRDefault="6787A1BF" w:rsidP="6787A1BF">
      <w:pPr>
        <w:pStyle w:val="ListParagraph"/>
        <w:rPr>
          <w:szCs w:val="18"/>
        </w:rPr>
      </w:pPr>
      <w:proofErr w:type="spellStart"/>
      <w:r w:rsidRPr="006F51A7">
        <w:rPr>
          <w:i/>
        </w:rPr>
        <w:t>ClusterManager</w:t>
      </w:r>
      <w:proofErr w:type="spellEnd"/>
      <w:r w:rsidRPr="000C3C5B">
        <w:t xml:space="preserve"> periodically interfaces with the scheduling control plane and </w:t>
      </w:r>
      <w:r w:rsidRPr="000C3C5B">
        <w:rPr>
          <w:i/>
          <w:iCs/>
        </w:rPr>
        <w:t>ExperimentRunner</w:t>
      </w:r>
      <w:r w:rsidRPr="000C3C5B">
        <w:t xml:space="preserve"> to identify experiment progress and framew</w:t>
      </w:r>
      <w:r w:rsidR="0065767A" w:rsidRPr="000C3C5B">
        <w:t>o</w:t>
      </w:r>
      <w:r w:rsidRPr="000C3C5B">
        <w:t>rk status.</w:t>
      </w:r>
    </w:p>
    <w:p w14:paraId="7591FE9B" w14:textId="0661A9A8" w:rsidR="6787A1BF" w:rsidRPr="000C3C5B" w:rsidRDefault="6787A1BF" w:rsidP="6787A1BF">
      <w:pPr>
        <w:pStyle w:val="ListParagraph"/>
        <w:rPr>
          <w:szCs w:val="18"/>
        </w:rPr>
      </w:pPr>
      <w:r w:rsidRPr="000C3C5B">
        <w:t xml:space="preserve">Upon completion of experiment traces, the </w:t>
      </w:r>
      <w:r w:rsidRPr="000C3C5B">
        <w:rPr>
          <w:i/>
          <w:iCs/>
        </w:rPr>
        <w:t xml:space="preserve">ClusterManager </w:t>
      </w:r>
      <w:r w:rsidRPr="000C3C5B">
        <w:t xml:space="preserve">invokes the </w:t>
      </w:r>
      <w:r w:rsidRPr="000C3C5B">
        <w:rPr>
          <w:i/>
          <w:iCs/>
        </w:rPr>
        <w:t xml:space="preserve">ResultRepository. </w:t>
      </w:r>
    </w:p>
    <w:p w14:paraId="2514F240" w14:textId="77777777" w:rsidR="005A75E1" w:rsidRPr="005A75E1" w:rsidRDefault="00472016" w:rsidP="00B42133">
      <w:pPr>
        <w:pStyle w:val="ListParagraph"/>
        <w:rPr>
          <w:szCs w:val="18"/>
        </w:rPr>
      </w:pPr>
      <w:r w:rsidRPr="00472016">
        <w:t>ResultsRepository collects and stores performance and telemetry metrics from the scheduling platform before transforming and storing traces into a user defined format.</w:t>
      </w:r>
    </w:p>
    <w:p w14:paraId="68335D5F" w14:textId="77777777" w:rsidR="005A75E1" w:rsidRDefault="005A75E1" w:rsidP="005A75E1">
      <w:pPr>
        <w:pStyle w:val="ListParagraph"/>
        <w:numPr>
          <w:ilvl w:val="0"/>
          <w:numId w:val="0"/>
        </w:numPr>
        <w:ind w:left="360"/>
      </w:pPr>
    </w:p>
    <w:p w14:paraId="1B8AEAD5" w14:textId="77777777" w:rsidR="005A75E1" w:rsidRDefault="005A75E1" w:rsidP="005A75E1">
      <w:pPr>
        <w:pStyle w:val="ListParagraph"/>
        <w:numPr>
          <w:ilvl w:val="0"/>
          <w:numId w:val="0"/>
        </w:numPr>
        <w:ind w:left="360"/>
      </w:pPr>
    </w:p>
    <w:p w14:paraId="5E8844C8" w14:textId="77777777" w:rsidR="005A75E1" w:rsidRDefault="005A75E1" w:rsidP="005A75E1">
      <w:pPr>
        <w:pStyle w:val="ListParagraph"/>
        <w:numPr>
          <w:ilvl w:val="0"/>
          <w:numId w:val="0"/>
        </w:numPr>
        <w:ind w:left="360"/>
      </w:pPr>
    </w:p>
    <w:p w14:paraId="0E515E6F" w14:textId="4192285A" w:rsidR="00B42133" w:rsidRPr="005A75E1" w:rsidDel="001F6C83" w:rsidRDefault="00B42133" w:rsidP="005A75E1">
      <w:pPr>
        <w:rPr>
          <w:del w:id="121" w:author="Garraghan, Peter" w:date="2019-10-17T21:14:00Z"/>
          <w:szCs w:val="18"/>
        </w:rPr>
      </w:pPr>
    </w:p>
    <w:p w14:paraId="62A076B4" w14:textId="13DFDDCB" w:rsidR="003818B3" w:rsidRPr="000C3C5B" w:rsidRDefault="003818B3" w:rsidP="005A75E1">
      <w:pPr>
        <w:pStyle w:val="Head1"/>
      </w:pPr>
      <w:r w:rsidRPr="000C3C5B">
        <w:rPr>
          <w:rStyle w:val="Label"/>
          <w14:ligatures w14:val="standard"/>
        </w:rPr>
        <w:t>5</w:t>
      </w:r>
      <w:r w:rsidRPr="000C3C5B">
        <w:t> </w:t>
      </w:r>
      <w:r w:rsidRPr="000C3C5B">
        <w:t>FRAMEWORK CASE STUDY</w:t>
      </w:r>
    </w:p>
    <w:p w14:paraId="40F6C1F0" w14:textId="249062A3" w:rsidR="00563346" w:rsidRPr="000C3C5B" w:rsidRDefault="00563346" w:rsidP="00563346">
      <w:pPr>
        <w:pStyle w:val="Head2"/>
        <w:rPr>
          <w14:ligatures w14:val="standard"/>
        </w:rPr>
      </w:pPr>
      <w:r w:rsidRPr="000C3C5B">
        <w:rPr>
          <w:rStyle w:val="Label"/>
          <w14:ligatures w14:val="standard"/>
        </w:rPr>
        <w:t>5.1</w:t>
      </w:r>
      <w:r w:rsidRPr="000C3C5B">
        <w:t> </w:t>
      </w:r>
      <w:r w:rsidR="00F8593A" w:rsidRPr="000C3C5B">
        <w:rPr>
          <w14:ligatures w14:val="standard"/>
        </w:rPr>
        <w:t>Experiment Setup</w:t>
      </w:r>
    </w:p>
    <w:p w14:paraId="557AF944" w14:textId="73ABD464" w:rsidR="003818B3" w:rsidRPr="000C3C5B" w:rsidRDefault="3EA68BA7" w:rsidP="0022362C">
      <w:pPr>
        <w:pStyle w:val="Para"/>
      </w:pPr>
      <w:r w:rsidRPr="000C3C5B">
        <w:t>In order to demonstrate the applicability of our proposed framework, we have deployed PRISM into a containerized cluster to study straggler manifestation under various system conditions. We deployed the framework onto a medium-sized cluster containing 38 nodes (4 x i7-4770 cores, 8GB RAM, 256GB SSD). Our experiment setup deployed a PaaS infrastructure using Kubernetes1.15. Apache Yarn capacity resource scheduler [23] was automatically deployed into the Kubernetes [24] cluster as isolated namespaces. We used Hadoop 2.9.2 to create a suitable data processing network and persistent Hadoop Distributed File System (HDFS). Both HDFS and Yarn were configured with a single master node with 37 worker nodes, and managed by the Kubernetes StatefulSets. This entire process is automated by the PRISM framework by manipulating configuration manifests (Figure 4), hence it is relatively trivial to deploy an alternative scheduler framework, data processing framework, or application type by simply changing manifest files.</w:t>
      </w:r>
    </w:p>
    <w:p w14:paraId="65BB8397" w14:textId="4822BA17" w:rsidR="008739BA" w:rsidRPr="00E4567A" w:rsidRDefault="003818B3" w:rsidP="00E4567A">
      <w:pPr>
        <w:pStyle w:val="Para"/>
        <w:rPr>
          <w:rStyle w:val="Label"/>
        </w:rPr>
      </w:pPr>
      <w:r w:rsidRPr="000C3C5B">
        <w:t xml:space="preserve">Our experiment case study provides a preliminary investigation into straggler manifestation under varying cluster operational conditions. As previous studies of production systems have indicated a relationship between cluster resource contention and straggler occurrence [2][3], </w:t>
      </w:r>
      <w:r w:rsidR="00644933" w:rsidRPr="000C3C5B">
        <w:t xml:space="preserve">thus </w:t>
      </w:r>
      <w:r w:rsidRPr="000C3C5B">
        <w:t xml:space="preserve">we expose </w:t>
      </w:r>
      <w:r w:rsidR="00ED5378" w:rsidRPr="000C3C5B">
        <w:t>jobs</w:t>
      </w:r>
      <w:r w:rsidRPr="000C3C5B">
        <w:t xml:space="preserve"> to various controlled system conditions. </w:t>
      </w:r>
      <w:r w:rsidR="00D83E15" w:rsidRPr="000C3C5B">
        <w:t>Multiple e</w:t>
      </w:r>
      <w:r w:rsidRPr="000C3C5B">
        <w:t>xperiment runs were</w:t>
      </w:r>
      <w:r w:rsidR="00D83E15" w:rsidRPr="000C3C5B">
        <w:t xml:space="preserve"> performed, each configuring</w:t>
      </w:r>
      <w:r w:rsidRPr="000C3C5B">
        <w:t xml:space="preserve"> </w:t>
      </w:r>
      <w:r w:rsidR="00D83E15" w:rsidRPr="000C3C5B">
        <w:t>different application</w:t>
      </w:r>
      <w:r w:rsidRPr="000C3C5B">
        <w:t xml:space="preserve"> data input size (20GB, 40GB) </w:t>
      </w:r>
      <w:r w:rsidR="00D83E15" w:rsidRPr="000C3C5B">
        <w:t>and</w:t>
      </w:r>
      <w:r w:rsidRPr="000C3C5B">
        <w:t xml:space="preserve"> resource contention </w:t>
      </w:r>
      <w:r w:rsidR="00D6075B" w:rsidRPr="000C3C5B">
        <w:t>per node (0%, 20%, 50%, 80%</w:t>
      </w:r>
      <w:r w:rsidRPr="000C3C5B">
        <w:t>)</w:t>
      </w:r>
      <w:r w:rsidR="00D83E15" w:rsidRPr="000C3C5B">
        <w:t xml:space="preserve"> to provide sufficient coverage of high and low system usage</w:t>
      </w:r>
      <w:r w:rsidRPr="000C3C5B">
        <w:t>.</w:t>
      </w:r>
      <w:r w:rsidR="00ED5378" w:rsidRPr="000C3C5B">
        <w:t xml:space="preserve"> Each experiment run </w:t>
      </w:r>
      <w:r w:rsidR="00D6075B" w:rsidRPr="000C3C5B">
        <w:t>consists of submitting</w:t>
      </w:r>
      <w:r w:rsidR="00ED5378" w:rsidRPr="000C3C5B">
        <w:t xml:space="preserve"> 100 jobs into the cluster</w:t>
      </w:r>
      <w:r w:rsidR="00D83E15" w:rsidRPr="000C3C5B">
        <w:t xml:space="preserve"> </w:t>
      </w:r>
      <w:r w:rsidR="00D6075B" w:rsidRPr="000C3C5B">
        <w:t>via</w:t>
      </w:r>
      <w:r w:rsidR="00505B15" w:rsidRPr="000C3C5B">
        <w:t xml:space="preserve"> the</w:t>
      </w:r>
      <w:r w:rsidR="00D83E15" w:rsidRPr="000C3C5B">
        <w:t xml:space="preserve"> Yarn</w:t>
      </w:r>
      <w:r w:rsidR="00505B15" w:rsidRPr="000C3C5B">
        <w:t xml:space="preserve"> scheduler</w:t>
      </w:r>
      <w:r w:rsidR="00ED5378" w:rsidRPr="000C3C5B">
        <w:t xml:space="preserve">, each </w:t>
      </w:r>
      <w:r w:rsidR="00ED3BAC">
        <w:t xml:space="preserve">job </w:t>
      </w:r>
      <w:r w:rsidR="00505B15" w:rsidRPr="000C3C5B">
        <w:t>executing</w:t>
      </w:r>
      <w:r w:rsidR="00ED5378" w:rsidRPr="000C3C5B">
        <w:t xml:space="preserve"> WordCount benchmark containing </w:t>
      </w:r>
      <w:r w:rsidR="00B6432A">
        <w:t>150</w:t>
      </w:r>
      <w:r w:rsidR="00ED3BAC">
        <w:t>-</w:t>
      </w:r>
      <w:r w:rsidR="00B6432A">
        <w:t>320</w:t>
      </w:r>
      <w:r w:rsidR="00ED5378" w:rsidRPr="000C3C5B">
        <w:t xml:space="preserve"> tasks with and without speculative executio</w:t>
      </w:r>
      <w:r w:rsidR="00505B15" w:rsidRPr="000C3C5B">
        <w:t xml:space="preserve">n [19] (i.e. </w:t>
      </w:r>
      <w:r w:rsidR="00ED5378" w:rsidRPr="000C3C5B">
        <w:t>replica</w:t>
      </w:r>
      <w:r w:rsidR="00505B15" w:rsidRPr="000C3C5B">
        <w:t>s automatically</w:t>
      </w:r>
      <w:r w:rsidR="00ED5378" w:rsidRPr="000C3C5B">
        <w:t xml:space="preserve"> launched from detected slowdown). </w:t>
      </w:r>
      <w:r w:rsidRPr="000C3C5B">
        <w:t xml:space="preserve"> </w:t>
      </w:r>
      <w:r w:rsidR="000C0407" w:rsidRPr="000C3C5B">
        <w:t>The design of PRISM allows all experiment run configurations and system conditions to be controlled via configuration files, parsed and executed by the framework</w:t>
      </w:r>
      <w:r w:rsidR="008849CF" w:rsidRPr="000C3C5B">
        <w:t>.</w:t>
      </w:r>
      <w:r w:rsidR="000C0407" w:rsidRPr="000C3C5B">
        <w:t xml:space="preserve"> </w:t>
      </w:r>
      <w:r w:rsidR="1883B630" w:rsidRPr="000C3C5B">
        <w:t xml:space="preserve">When </w:t>
      </w:r>
      <w:proofErr w:type="gramStart"/>
      <w:r w:rsidR="1883B630" w:rsidRPr="000C3C5B">
        <w:t>combined together</w:t>
      </w:r>
      <w:proofErr w:type="gramEnd"/>
      <w:r w:rsidR="1883B630" w:rsidRPr="000C3C5B">
        <w:t xml:space="preserve">, our experiment design consists of 16 unique experiment runs, 4,800 unique job submitted, </w:t>
      </w:r>
      <w:r w:rsidR="00271689" w:rsidRPr="000C3C5B">
        <w:t>and totaling</w:t>
      </w:r>
      <w:r w:rsidR="1883B630" w:rsidRPr="000C3C5B">
        <w:t xml:space="preserve"> 9 days of cluster execution.</w:t>
      </w:r>
    </w:p>
    <w:p w14:paraId="0C8FA6F9" w14:textId="4BDC8E8C" w:rsidR="00563346" w:rsidRPr="000C3C5B" w:rsidRDefault="00A8122A" w:rsidP="008739BA">
      <w:pPr>
        <w:pStyle w:val="Head2"/>
        <w:ind w:left="0" w:firstLine="0"/>
        <w:rPr>
          <w14:ligatures w14:val="standard"/>
        </w:rPr>
      </w:pPr>
      <w:r w:rsidRPr="000C3C5B">
        <w:rPr>
          <w:noProof/>
          <w:lang w:val="en-GB" w:eastAsia="zh-CN"/>
        </w:rPr>
        <mc:AlternateContent>
          <mc:Choice Requires="wps">
            <w:drawing>
              <wp:anchor distT="0" distB="0" distL="114300" distR="114300" simplePos="0" relativeHeight="251661316" behindDoc="1" locked="0" layoutInCell="1" allowOverlap="1" wp14:anchorId="19E02B52" wp14:editId="008D1529">
                <wp:simplePos x="0" y="0"/>
                <wp:positionH relativeFrom="column">
                  <wp:posOffset>3340247</wp:posOffset>
                </wp:positionH>
                <wp:positionV relativeFrom="paragraph">
                  <wp:posOffset>2973070</wp:posOffset>
                </wp:positionV>
                <wp:extent cx="3049270" cy="2084705"/>
                <wp:effectExtent l="0" t="0" r="0" b="0"/>
                <wp:wrapSquare wrapText="bothSides"/>
                <wp:docPr id="4"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84705"/>
                        </a:xfrm>
                        <a:prstGeom prst="rect">
                          <a:avLst/>
                        </a:prstGeom>
                      </wps:spPr>
                      <wps:txbx>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6" name="Picture 6"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7" name="Picture 7"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DB5EEF">
                              <w:rPr>
                                <w:iCs/>
                                <w:rPrChange w:id="122" w:author="Garraghan, Peter" w:date="2019-10-17T22:00:00Z">
                                  <w:rPr>
                                    <w:i/>
                                  </w:rPr>
                                </w:rPrChange>
                              </w:rPr>
                              <w:t>(a) 0% CPU, 20GB, and (b) 80% CPU, 40GB.</w:t>
                            </w:r>
                          </w:p>
                        </w:txbxContent>
                      </wps:txbx>
                      <wps:bodyPr lIns="0" tIns="0" rIns="0" bIns="0" anchor="t">
                        <a:noAutofit/>
                      </wps:bodyPr>
                    </wps:wsp>
                  </a:graphicData>
                </a:graphic>
                <wp14:sizeRelV relativeFrom="margin">
                  <wp14:pctHeight>0</wp14:pctHeight>
                </wp14:sizeRelV>
              </wp:anchor>
            </w:drawing>
          </mc:Choice>
          <mc:Fallback>
            <w:pict>
              <v:shape w14:anchorId="19E02B52" id="_x0000_s1027" type="#_x0000_t202" style="position:absolute;margin-left:263pt;margin-top:234.1pt;width:240.1pt;height:164.15pt;z-index:-2516551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" filled="f" stroked="f">
                <v:textbox inset="0,0,0,0">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6" name="Picture 6"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7" name="Picture 7"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DB5EEF">
                        <w:rPr>
                          <w:iCs/>
                          <w:rPrChange w:id="123" w:author="Garraghan, Peter" w:date="2019-10-17T22:00:00Z">
                            <w:rPr>
                              <w:i/>
                            </w:rPr>
                          </w:rPrChange>
                        </w:rPr>
                        <w:t>(a) 0% CPU, 20GB, and (b) 80% CPU, 40GB.</w:t>
                      </w:r>
                    </w:p>
                  </w:txbxContent>
                </v:textbox>
                <w10:wrap type="square"/>
              </v:shape>
            </w:pict>
          </mc:Fallback>
        </mc:AlternateContent>
      </w:r>
      <w:r w:rsidR="00563346" w:rsidRPr="000C3C5B">
        <w:rPr>
          <w:rStyle w:val="Label"/>
          <w14:ligatures w14:val="standard"/>
        </w:rPr>
        <w:t>5.2</w:t>
      </w:r>
      <w:r w:rsidR="00563346" w:rsidRPr="000C3C5B">
        <w:t> </w:t>
      </w:r>
      <w:r w:rsidR="00EF12E2" w:rsidRPr="000C3C5B">
        <w:rPr>
          <w14:ligatures w14:val="standard"/>
        </w:rPr>
        <w:t>Analysis</w:t>
      </w:r>
    </w:p>
    <w:p w14:paraId="7E055826" w14:textId="5F495E0D" w:rsidR="1883B630" w:rsidRPr="000C3C5B" w:rsidRDefault="008739BA" w:rsidP="008739BA">
      <w:pPr>
        <w:pStyle w:val="Para"/>
        <w:ind w:firstLine="0"/>
      </w:pPr>
      <w:r>
        <w:rPr>
          <w:b/>
          <w:bCs/>
        </w:rPr>
        <w:t>J</w:t>
      </w:r>
      <w:r w:rsidR="700D3818" w:rsidRPr="000C3C5B">
        <w:rPr>
          <w:b/>
          <w:bCs/>
        </w:rPr>
        <w:t>ob Execution</w:t>
      </w:r>
      <w:r w:rsidR="700D3818" w:rsidRPr="000C3C5B">
        <w:t>: Table 1 shows the statistical properties of job execution for each experiment run under various controlled</w:t>
      </w:r>
      <w:r>
        <w:t xml:space="preserve"> </w:t>
      </w:r>
      <w:r w:rsidR="700D3818" w:rsidRPr="000C3C5B">
        <w:t xml:space="preserve">operational </w:t>
      </w:r>
      <w:r w:rsidR="700D3818" w:rsidRPr="000C3C5B">
        <w:lastRenderedPageBreak/>
        <w:t xml:space="preserve">conditions. It is observable that increased data input size and cluster resource contention levels results in increased average job completion times (JCT) from </w:t>
      </w:r>
      <w:r w:rsidR="00E67335">
        <w:t>175s</w:t>
      </w:r>
      <w:r w:rsidR="700D3818" w:rsidRPr="000C3C5B">
        <w:t xml:space="preserve"> to 3609s and 1013s – 6591s between 0% to 80% CPU contention, respectively. Whilst an increase in CPU contention and data input size results in a larger JCT is somewhat intuitive, an observation of interest is the substantial difference in JCT when speculative execution is disabled, reflected by a 3x-4x increase. We believed this is caused by variability in performance interference from tasks co-located on the same </w:t>
      </w:r>
      <w:r w:rsidR="00356E98" w:rsidRPr="000C3C5B">
        <w:t>node and</w:t>
      </w:r>
      <w:r w:rsidR="700D3818" w:rsidRPr="000C3C5B">
        <w:t xml:space="preserve"> caused by lack of speculative monitoring. Task </w:t>
      </w:r>
      <w:r w:rsidR="001F6C83" w:rsidRPr="000C3C5B">
        <w:rPr>
          <w:noProof/>
          <w:lang w:val="en-GB" w:eastAsia="zh-CN"/>
        </w:rPr>
        <mc:AlternateContent>
          <mc:Choice Requires="wps">
            <w:drawing>
              <wp:anchor distT="0" distB="0" distL="114300" distR="114300" simplePos="0" relativeHeight="251665412" behindDoc="1" locked="0" layoutInCell="1" allowOverlap="1" wp14:anchorId="0ED80E24" wp14:editId="7DA775A0">
                <wp:simplePos x="0" y="0"/>
                <wp:positionH relativeFrom="column">
                  <wp:posOffset>0</wp:posOffset>
                </wp:positionH>
                <wp:positionV relativeFrom="paragraph">
                  <wp:posOffset>488</wp:posOffset>
                </wp:positionV>
                <wp:extent cx="3048000" cy="2776855"/>
                <wp:effectExtent l="0" t="0" r="0" b="44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76855"/>
                        </a:xfrm>
                        <a:prstGeom prst="rect">
                          <a:avLst/>
                        </a:prstGeom>
                        <a:solidFill>
                          <a:srgbClr val="FFFFFF"/>
                        </a:solidFill>
                        <a:ln w="9525">
                          <a:noFill/>
                          <a:miter lim="800000"/>
                          <a:headEnd/>
                          <a:tailEnd/>
                        </a:ln>
                      </wps:spPr>
                      <wps:txbx>
                        <w:txbxContent>
                          <w:p w14:paraId="58FF8965" w14:textId="12E7088A" w:rsidR="005A75E1" w:rsidRPr="0022362C" w:rsidRDefault="005A75E1" w:rsidP="005A75E1">
                            <w:pPr>
                              <w:jc w:val="center"/>
                              <w:rPr>
                                <w:b/>
                                <w:bCs/>
                              </w:rPr>
                            </w:pPr>
                            <w:r w:rsidRPr="0022362C">
                              <w:rPr>
                                <w:b/>
                                <w:bCs/>
                              </w:rPr>
                              <w:t xml:space="preserve">Table </w:t>
                            </w:r>
                            <w:r>
                              <w:rPr>
                                <w:b/>
                                <w:bCs/>
                              </w:rPr>
                              <w:t>1</w:t>
                            </w:r>
                            <w:ins w:id="124" w:author="Garraghan, Peter" w:date="2019-10-17T21:24:00Z">
                              <w:r w:rsidR="00E74C2B">
                                <w:rPr>
                                  <w:b/>
                                  <w:bCs/>
                                </w:rPr>
                                <w:t>:</w:t>
                              </w:r>
                            </w:ins>
                            <w:r>
                              <w:rPr>
                                <w:b/>
                                <w:bCs/>
                              </w:rPr>
                              <w:t xml:space="preserve"> Job Execution </w:t>
                            </w:r>
                            <w:ins w:id="125" w:author="Garraghan, Peter" w:date="2019-10-17T21:24:00Z">
                              <w:r w:rsidR="00E74C2B">
                                <w:rPr>
                                  <w:b/>
                                  <w:bCs/>
                                </w:rPr>
                                <w:t>s</w:t>
                              </w:r>
                            </w:ins>
                            <w:del w:id="126" w:author="Garraghan, Peter" w:date="2019-10-17T21:24:00Z">
                              <w:r w:rsidDel="00E74C2B">
                                <w:rPr>
                                  <w:b/>
                                  <w:bCs/>
                                </w:rPr>
                                <w:delText>S</w:delText>
                              </w:r>
                            </w:del>
                            <w:r>
                              <w:rPr>
                                <w:b/>
                                <w:bCs/>
                              </w:rPr>
                              <w:t xml:space="preserve">tatistical </w:t>
                            </w:r>
                            <w:ins w:id="127" w:author="Garraghan, Peter" w:date="2019-10-17T21:24:00Z">
                              <w:r w:rsidR="00E74C2B">
                                <w:rPr>
                                  <w:b/>
                                  <w:bCs/>
                                </w:rPr>
                                <w:t>p</w:t>
                              </w:r>
                            </w:ins>
                            <w:del w:id="128" w:author="Garraghan, Peter" w:date="2019-10-17T21:24:00Z">
                              <w:r w:rsidDel="00E74C2B">
                                <w:rPr>
                                  <w:b/>
                                  <w:bCs/>
                                </w:rPr>
                                <w:delText>P</w:delText>
                              </w:r>
                            </w:del>
                            <w:r>
                              <w:rPr>
                                <w:b/>
                                <w:bCs/>
                              </w:rPr>
                              <w:t>roperties</w:t>
                            </w:r>
                            <w:ins w:id="129" w:author="Garraghan, Peter" w:date="2019-10-17T21:23:00Z">
                              <w:r w:rsidR="00E74C2B">
                                <w:rPr>
                                  <w:b/>
                                  <w:bCs/>
                                </w:rPr>
                                <w:t>.</w:t>
                              </w:r>
                            </w:ins>
                          </w:p>
                          <w:tbl>
                            <w:tblPr>
                              <w:tblW w:w="4390" w:type="dxa"/>
                              <w:tblInd w:w="-5" w:type="dxa"/>
                              <w:tblLook w:val="04A0" w:firstRow="1" w:lastRow="0" w:firstColumn="1" w:lastColumn="0" w:noHBand="0" w:noVBand="1"/>
                            </w:tblPr>
                            <w:tblGrid>
                              <w:gridCol w:w="906"/>
                              <w:gridCol w:w="932"/>
                              <w:gridCol w:w="851"/>
                              <w:gridCol w:w="891"/>
                              <w:gridCol w:w="810"/>
                              <w:tblGridChange w:id="130">
                                <w:tblGrid>
                                  <w:gridCol w:w="906"/>
                                  <w:gridCol w:w="932"/>
                                  <w:gridCol w:w="851"/>
                                  <w:gridCol w:w="891"/>
                                  <w:gridCol w:w="810"/>
                                </w:tblGrid>
                              </w:tblGridChange>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3349CA">
                              <w:tblPrEx>
                                <w:tblW w:w="4390" w:type="dxa"/>
                                <w:tblInd w:w="-5" w:type="dxa"/>
                                <w:tblPrExChange w:id="131" w:author="Garraghan, Peter" w:date="2019-10-17T21:20:00Z">
                                  <w:tblPrEx>
                                    <w:tblW w:w="4390" w:type="dxa"/>
                                    <w:tblInd w:w="-5" w:type="dxa"/>
                                  </w:tblPrEx>
                                </w:tblPrExChange>
                              </w:tblPrEx>
                              <w:trPr>
                                <w:trHeight w:val="20"/>
                                <w:trPrChange w:id="132"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133"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134"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135"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Change w:id="136" w:author="Garraghan, Peter" w:date="2019-10-17T21:20:00Z">
                                    <w:tcPr>
                                      <w:tcW w:w="89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Change w:id="137" w:author="Garraghan, Peter" w:date="2019-10-17T21:20:00Z">
                                    <w:tcPr>
                                      <w:tcW w:w="810" w:type="dxa"/>
                                      <w:tcBorders>
                                        <w:top w:val="single" w:sz="4" w:space="0" w:color="auto"/>
                                        <w:left w:val="nil"/>
                                        <w:bottom w:val="single" w:sz="4" w:space="0" w:color="auto"/>
                                        <w:right w:val="single" w:sz="8" w:space="0" w:color="auto"/>
                                      </w:tcBorders>
                                      <w:shd w:val="clear" w:color="auto" w:fill="auto"/>
                                      <w:noWrap/>
                                      <w:vAlign w:val="center"/>
                                      <w:hideMark/>
                                    </w:tcPr>
                                  </w:tcPrChange>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3349CA">
                              <w:tblPrEx>
                                <w:tblW w:w="4390" w:type="dxa"/>
                                <w:tblInd w:w="-5" w:type="dxa"/>
                                <w:tblPrExChange w:id="138" w:author="Garraghan, Peter" w:date="2019-10-17T21:20:00Z">
                                  <w:tblPrEx>
                                    <w:tblW w:w="4390" w:type="dxa"/>
                                    <w:tblInd w:w="-5" w:type="dxa"/>
                                  </w:tblPrEx>
                                </w:tblPrExChange>
                              </w:tblPrEx>
                              <w:trPr>
                                <w:trHeight w:val="20"/>
                                <w:trPrChange w:id="13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4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41"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4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143"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4" w:space="0" w:color="auto"/>
                                  </w:tcBorders>
                                  <w:shd w:val="clear" w:color="auto" w:fill="auto"/>
                                  <w:noWrap/>
                                  <w:vAlign w:val="center"/>
                                  <w:hideMark/>
                                  <w:tcPrChange w:id="144"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3349CA">
                              <w:tblPrEx>
                                <w:tblW w:w="4390" w:type="dxa"/>
                                <w:tblInd w:w="-5" w:type="dxa"/>
                                <w:tblPrExChange w:id="145" w:author="Garraghan, Peter" w:date="2019-10-17T21:20:00Z">
                                  <w:tblPrEx>
                                    <w:tblW w:w="4390" w:type="dxa"/>
                                    <w:tblInd w:w="-5" w:type="dxa"/>
                                  </w:tblPrEx>
                                </w:tblPrExChange>
                              </w:tblPrEx>
                              <w:trPr>
                                <w:trHeight w:val="20"/>
                                <w:trPrChange w:id="146"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4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48"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49"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150"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4" w:space="0" w:color="auto"/>
                                  </w:tcBorders>
                                  <w:shd w:val="clear" w:color="auto" w:fill="auto"/>
                                  <w:noWrap/>
                                  <w:vAlign w:val="center"/>
                                  <w:hideMark/>
                                  <w:tcPrChange w:id="151"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3349CA">
                              <w:tblPrEx>
                                <w:tblW w:w="4390" w:type="dxa"/>
                                <w:tblInd w:w="-5" w:type="dxa"/>
                                <w:tblPrExChange w:id="152" w:author="Garraghan, Peter" w:date="2019-10-17T21:20:00Z">
                                  <w:tblPrEx>
                                    <w:tblW w:w="4390" w:type="dxa"/>
                                    <w:tblInd w:w="-5" w:type="dxa"/>
                                  </w:tblPrEx>
                                </w:tblPrExChange>
                              </w:tblPrEx>
                              <w:trPr>
                                <w:trHeight w:val="20"/>
                                <w:trPrChange w:id="153"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54"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55"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56"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Change w:id="157"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4" w:space="0" w:color="auto"/>
                                  </w:tcBorders>
                                  <w:shd w:val="clear" w:color="auto" w:fill="auto"/>
                                  <w:noWrap/>
                                  <w:vAlign w:val="center"/>
                                  <w:hideMark/>
                                  <w:tcPrChange w:id="158"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3349CA">
                              <w:tblPrEx>
                                <w:tblW w:w="4390" w:type="dxa"/>
                                <w:tblInd w:w="-5" w:type="dxa"/>
                                <w:tblPrExChange w:id="159" w:author="Garraghan, Peter" w:date="2019-10-17T21:20:00Z">
                                  <w:tblPrEx>
                                    <w:tblW w:w="4390" w:type="dxa"/>
                                    <w:tblInd w:w="-5" w:type="dxa"/>
                                  </w:tblPrEx>
                                </w:tblPrExChange>
                              </w:tblPrEx>
                              <w:trPr>
                                <w:trHeight w:val="20"/>
                                <w:trPrChange w:id="160"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61"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162"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163"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Change w:id="164"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4" w:space="0" w:color="auto"/>
                                  </w:tcBorders>
                                  <w:shd w:val="clear" w:color="auto" w:fill="auto"/>
                                  <w:noWrap/>
                                  <w:vAlign w:val="center"/>
                                  <w:hideMark/>
                                  <w:tcPrChange w:id="165"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3349CA">
                              <w:tblPrEx>
                                <w:tblW w:w="4390" w:type="dxa"/>
                                <w:tblInd w:w="-5" w:type="dxa"/>
                                <w:tblPrExChange w:id="166" w:author="Garraghan, Peter" w:date="2019-10-17T21:20:00Z">
                                  <w:tblPrEx>
                                    <w:tblW w:w="4390" w:type="dxa"/>
                                    <w:tblInd w:w="-5" w:type="dxa"/>
                                  </w:tblPrEx>
                                </w:tblPrExChange>
                              </w:tblPrEx>
                              <w:trPr>
                                <w:trHeight w:val="20"/>
                                <w:trPrChange w:id="167"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68"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169"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70"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171"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4" w:space="0" w:color="auto"/>
                                  </w:tcBorders>
                                  <w:shd w:val="clear" w:color="auto" w:fill="auto"/>
                                  <w:noWrap/>
                                  <w:vAlign w:val="center"/>
                                  <w:hideMark/>
                                  <w:tcPrChange w:id="172"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3349CA">
                              <w:tblPrEx>
                                <w:tblW w:w="4390" w:type="dxa"/>
                                <w:tblInd w:w="-5" w:type="dxa"/>
                                <w:tblPrExChange w:id="173" w:author="Garraghan, Peter" w:date="2019-10-17T21:20:00Z">
                                  <w:tblPrEx>
                                    <w:tblW w:w="4390" w:type="dxa"/>
                                    <w:tblInd w:w="-5" w:type="dxa"/>
                                  </w:tblPrEx>
                                </w:tblPrExChange>
                              </w:tblPrEx>
                              <w:trPr>
                                <w:trHeight w:val="20"/>
                                <w:trPrChange w:id="174"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75"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176"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77"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178"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4" w:space="0" w:color="auto"/>
                                  </w:tcBorders>
                                  <w:shd w:val="clear" w:color="auto" w:fill="auto"/>
                                  <w:noWrap/>
                                  <w:vAlign w:val="center"/>
                                  <w:hideMark/>
                                  <w:tcPrChange w:id="179"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3349CA">
                              <w:tblPrEx>
                                <w:tblW w:w="4390" w:type="dxa"/>
                                <w:tblInd w:w="-5" w:type="dxa"/>
                                <w:tblPrExChange w:id="180" w:author="Garraghan, Peter" w:date="2019-10-17T21:20:00Z">
                                  <w:tblPrEx>
                                    <w:tblW w:w="4390" w:type="dxa"/>
                                    <w:tblInd w:w="-5" w:type="dxa"/>
                                  </w:tblPrEx>
                                </w:tblPrExChange>
                              </w:tblPrEx>
                              <w:trPr>
                                <w:trHeight w:val="20"/>
                                <w:trPrChange w:id="181"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82"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183"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Change w:id="184"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Change w:id="185" w:author="Garraghan, Peter" w:date="2019-10-17T21:20:00Z">
                                    <w:tcPr>
                                      <w:tcW w:w="891" w:type="dxa"/>
                                      <w:tcBorders>
                                        <w:top w:val="nil"/>
                                        <w:left w:val="nil"/>
                                        <w:bottom w:val="single" w:sz="8" w:space="0" w:color="auto"/>
                                        <w:right w:val="single" w:sz="4" w:space="0" w:color="auto"/>
                                      </w:tcBorders>
                                      <w:shd w:val="clear" w:color="auto" w:fill="auto"/>
                                      <w:noWrap/>
                                      <w:vAlign w:val="center"/>
                                      <w:hideMark/>
                                    </w:tcPr>
                                  </w:tcPrChange>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4" w:space="0" w:color="auto"/>
                                  </w:tcBorders>
                                  <w:shd w:val="clear" w:color="auto" w:fill="auto"/>
                                  <w:noWrap/>
                                  <w:vAlign w:val="center"/>
                                  <w:hideMark/>
                                  <w:tcPrChange w:id="186"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3349CA">
                              <w:tblPrEx>
                                <w:tblW w:w="4390" w:type="dxa"/>
                                <w:tblInd w:w="-5" w:type="dxa"/>
                                <w:tblPrExChange w:id="187" w:author="Garraghan, Peter" w:date="2019-10-17T21:20:00Z">
                                  <w:tblPrEx>
                                    <w:tblW w:w="4390" w:type="dxa"/>
                                    <w:tblInd w:w="-5" w:type="dxa"/>
                                  </w:tblPrEx>
                                </w:tblPrExChange>
                              </w:tblPrEx>
                              <w:trPr>
                                <w:trHeight w:val="20"/>
                                <w:trPrChange w:id="188"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189"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190"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191"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Change w:id="192" w:author="Garraghan, Peter" w:date="2019-10-17T21:20:00Z">
                                    <w:tcPr>
                                      <w:tcW w:w="891"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4" w:space="0" w:color="auto"/>
                                  </w:tcBorders>
                                  <w:shd w:val="clear" w:color="auto" w:fill="auto"/>
                                  <w:noWrap/>
                                  <w:vAlign w:val="center"/>
                                  <w:hideMark/>
                                  <w:tcPrChange w:id="193" w:author="Garraghan, Peter" w:date="2019-10-17T21:20:00Z">
                                    <w:tcPr>
                                      <w:tcW w:w="810" w:type="dxa"/>
                                      <w:tcBorders>
                                        <w:top w:val="single" w:sz="4" w:space="0" w:color="000000"/>
                                        <w:left w:val="nil"/>
                                        <w:bottom w:val="single" w:sz="4" w:space="0" w:color="000000"/>
                                        <w:right w:val="single" w:sz="8" w:space="0" w:color="auto"/>
                                      </w:tcBorders>
                                      <w:shd w:val="clear" w:color="auto" w:fill="auto"/>
                                      <w:noWrap/>
                                      <w:vAlign w:val="center"/>
                                      <w:hideMark/>
                                    </w:tcPr>
                                  </w:tcPrChange>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3349CA">
                              <w:tblPrEx>
                                <w:tblW w:w="4390" w:type="dxa"/>
                                <w:tblInd w:w="-5" w:type="dxa"/>
                                <w:tblPrExChange w:id="194" w:author="Garraghan, Peter" w:date="2019-10-17T21:20:00Z">
                                  <w:tblPrEx>
                                    <w:tblW w:w="4390" w:type="dxa"/>
                                    <w:tblInd w:w="-5" w:type="dxa"/>
                                  </w:tblPrEx>
                                </w:tblPrExChange>
                              </w:tblPrEx>
                              <w:trPr>
                                <w:trHeight w:val="20"/>
                                <w:trPrChange w:id="195"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96"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97"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98"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199"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4" w:space="0" w:color="auto"/>
                                  </w:tcBorders>
                                  <w:shd w:val="clear" w:color="auto" w:fill="auto"/>
                                  <w:noWrap/>
                                  <w:vAlign w:val="center"/>
                                  <w:hideMark/>
                                  <w:tcPrChange w:id="200"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3349CA">
                              <w:tblPrEx>
                                <w:tblW w:w="4390" w:type="dxa"/>
                                <w:tblInd w:w="-5" w:type="dxa"/>
                                <w:tblPrExChange w:id="201" w:author="Garraghan, Peter" w:date="2019-10-17T21:20:00Z">
                                  <w:tblPrEx>
                                    <w:tblW w:w="4390" w:type="dxa"/>
                                    <w:tblInd w:w="-5" w:type="dxa"/>
                                  </w:tblPrEx>
                                </w:tblPrExChange>
                              </w:tblPrEx>
                              <w:trPr>
                                <w:trHeight w:val="20"/>
                                <w:trPrChange w:id="202"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03"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04"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05"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206"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4" w:space="0" w:color="auto"/>
                                  </w:tcBorders>
                                  <w:shd w:val="clear" w:color="auto" w:fill="auto"/>
                                  <w:noWrap/>
                                  <w:vAlign w:val="center"/>
                                  <w:hideMark/>
                                  <w:tcPrChange w:id="207"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3349CA">
                              <w:tblPrEx>
                                <w:tblW w:w="4390" w:type="dxa"/>
                                <w:tblInd w:w="-5" w:type="dxa"/>
                                <w:tblPrExChange w:id="208" w:author="Garraghan, Peter" w:date="2019-10-17T21:20:00Z">
                                  <w:tblPrEx>
                                    <w:tblW w:w="4390" w:type="dxa"/>
                                    <w:tblInd w:w="-5" w:type="dxa"/>
                                  </w:tblPrEx>
                                </w:tblPrExChange>
                              </w:tblPrEx>
                              <w:trPr>
                                <w:trHeight w:val="20"/>
                                <w:trPrChange w:id="20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1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11"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1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Change w:id="213"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4" w:space="0" w:color="auto"/>
                                  </w:tcBorders>
                                  <w:shd w:val="clear" w:color="auto" w:fill="auto"/>
                                  <w:noWrap/>
                                  <w:vAlign w:val="center"/>
                                  <w:hideMark/>
                                  <w:tcPrChange w:id="214"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3349CA">
                              <w:tblPrEx>
                                <w:tblW w:w="4390" w:type="dxa"/>
                                <w:tblInd w:w="-5" w:type="dxa"/>
                                <w:tblPrExChange w:id="215" w:author="Garraghan, Peter" w:date="2019-10-17T21:20:00Z">
                                  <w:tblPrEx>
                                    <w:tblW w:w="4390" w:type="dxa"/>
                                    <w:tblInd w:w="-5" w:type="dxa"/>
                                  </w:tblPrEx>
                                </w:tblPrExChange>
                              </w:tblPrEx>
                              <w:trPr>
                                <w:trHeight w:val="20"/>
                                <w:trPrChange w:id="216"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1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218"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219"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Change w:id="220"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4" w:space="0" w:color="auto"/>
                                  </w:tcBorders>
                                  <w:shd w:val="clear" w:color="auto" w:fill="auto"/>
                                  <w:noWrap/>
                                  <w:vAlign w:val="center"/>
                                  <w:hideMark/>
                                  <w:tcPrChange w:id="221"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3349CA">
                              <w:tblPrEx>
                                <w:tblW w:w="4390" w:type="dxa"/>
                                <w:tblInd w:w="-5" w:type="dxa"/>
                                <w:tblPrExChange w:id="222" w:author="Garraghan, Peter" w:date="2019-10-17T21:20:00Z">
                                  <w:tblPrEx>
                                    <w:tblW w:w="4390" w:type="dxa"/>
                                    <w:tblInd w:w="-5" w:type="dxa"/>
                                  </w:tblPrEx>
                                </w:tblPrExChange>
                              </w:tblPrEx>
                              <w:trPr>
                                <w:trHeight w:val="20"/>
                                <w:trPrChange w:id="223"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24"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25"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26"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227"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4" w:space="0" w:color="auto"/>
                                  </w:tcBorders>
                                  <w:shd w:val="clear" w:color="auto" w:fill="auto"/>
                                  <w:noWrap/>
                                  <w:vAlign w:val="center"/>
                                  <w:hideMark/>
                                  <w:tcPrChange w:id="228"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3349CA">
                              <w:tblPrEx>
                                <w:tblW w:w="4390" w:type="dxa"/>
                                <w:tblInd w:w="-5" w:type="dxa"/>
                                <w:tblPrExChange w:id="229" w:author="Garraghan, Peter" w:date="2019-10-17T21:20:00Z">
                                  <w:tblPrEx>
                                    <w:tblW w:w="4390" w:type="dxa"/>
                                    <w:tblInd w:w="-5" w:type="dxa"/>
                                  </w:tblPrEx>
                                </w:tblPrExChange>
                              </w:tblPrEx>
                              <w:trPr>
                                <w:trHeight w:val="20"/>
                                <w:trPrChange w:id="230"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31"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32"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33"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234"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4" w:space="0" w:color="auto"/>
                                  </w:tcBorders>
                                  <w:shd w:val="clear" w:color="auto" w:fill="auto"/>
                                  <w:noWrap/>
                                  <w:vAlign w:val="center"/>
                                  <w:hideMark/>
                                  <w:tcPrChange w:id="235"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3349CA">
                              <w:tblPrEx>
                                <w:tblW w:w="4390" w:type="dxa"/>
                                <w:tblInd w:w="-5" w:type="dxa"/>
                                <w:tblPrExChange w:id="236" w:author="Garraghan, Peter" w:date="2019-10-17T21:20:00Z">
                                  <w:tblPrEx>
                                    <w:tblW w:w="4390" w:type="dxa"/>
                                    <w:tblInd w:w="-5" w:type="dxa"/>
                                  </w:tblPrEx>
                                </w:tblPrExChange>
                              </w:tblPrEx>
                              <w:trPr>
                                <w:trHeight w:val="20"/>
                                <w:trPrChange w:id="237" w:author="Garraghan, Peter" w:date="2019-10-17T21:20:00Z">
                                  <w:trPr>
                                    <w:trHeight w:val="20"/>
                                  </w:trPr>
                                </w:trPrChange>
                              </w:trPr>
                              <w:tc>
                                <w:tcPr>
                                  <w:tcW w:w="906" w:type="dxa"/>
                                  <w:vMerge/>
                                  <w:tcBorders>
                                    <w:top w:val="single" w:sz="4" w:space="0" w:color="auto"/>
                                    <w:left w:val="single" w:sz="4" w:space="0" w:color="auto"/>
                                    <w:bottom w:val="single" w:sz="4" w:space="0" w:color="auto"/>
                                    <w:right w:val="single" w:sz="4" w:space="0" w:color="auto"/>
                                  </w:tcBorders>
                                  <w:vAlign w:val="center"/>
                                  <w:hideMark/>
                                  <w:tcPrChange w:id="238"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4" w:space="0" w:color="auto"/>
                                    <w:right w:val="single" w:sz="4" w:space="0" w:color="auto"/>
                                  </w:tcBorders>
                                  <w:vAlign w:val="center"/>
                                  <w:hideMark/>
                                  <w:tcPrChange w:id="239"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40"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000000"/>
                                  </w:tcBorders>
                                  <w:shd w:val="clear" w:color="auto" w:fill="auto"/>
                                  <w:noWrap/>
                                  <w:vAlign w:val="center"/>
                                  <w:hideMark/>
                                  <w:tcPrChange w:id="241" w:author="Garraghan, Peter" w:date="2019-10-17T21:20:00Z">
                                    <w:tcPr>
                                      <w:tcW w:w="891" w:type="dxa"/>
                                      <w:tcBorders>
                                        <w:top w:val="nil"/>
                                        <w:left w:val="nil"/>
                                        <w:bottom w:val="single" w:sz="8" w:space="0" w:color="auto"/>
                                        <w:right w:val="single" w:sz="4" w:space="0" w:color="000000"/>
                                      </w:tcBorders>
                                      <w:shd w:val="clear" w:color="auto" w:fill="auto"/>
                                      <w:noWrap/>
                                      <w:vAlign w:val="center"/>
                                      <w:hideMark/>
                                    </w:tcPr>
                                  </w:tcPrChange>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4" w:space="0" w:color="auto"/>
                                    <w:right w:val="single" w:sz="4" w:space="0" w:color="auto"/>
                                  </w:tcBorders>
                                  <w:shd w:val="clear" w:color="auto" w:fill="auto"/>
                                  <w:noWrap/>
                                  <w:vAlign w:val="center"/>
                                  <w:hideMark/>
                                  <w:tcPrChange w:id="242"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ED80E24" id="Text Box 2" o:spid="_x0000_s1028" type="#_x0000_t202" style="position:absolute;left:0;text-align:left;margin-left:0;margin-top:.05pt;width:240pt;height:218.65pt;z-index:-251651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" stroked="f">
                <v:textbox>
                  <w:txbxContent>
                    <w:p w14:paraId="58FF8965" w14:textId="12E7088A" w:rsidR="005A75E1" w:rsidRPr="0022362C" w:rsidRDefault="005A75E1" w:rsidP="005A75E1">
                      <w:pPr>
                        <w:jc w:val="center"/>
                        <w:rPr>
                          <w:b/>
                          <w:bCs/>
                        </w:rPr>
                      </w:pPr>
                      <w:r w:rsidRPr="0022362C">
                        <w:rPr>
                          <w:b/>
                          <w:bCs/>
                        </w:rPr>
                        <w:t xml:space="preserve">Table </w:t>
                      </w:r>
                      <w:r>
                        <w:rPr>
                          <w:b/>
                          <w:bCs/>
                        </w:rPr>
                        <w:t>1</w:t>
                      </w:r>
                      <w:ins w:id="243" w:author="Garraghan, Peter" w:date="2019-10-17T21:24:00Z">
                        <w:r w:rsidR="00E74C2B">
                          <w:rPr>
                            <w:b/>
                            <w:bCs/>
                          </w:rPr>
                          <w:t>:</w:t>
                        </w:r>
                      </w:ins>
                      <w:r>
                        <w:rPr>
                          <w:b/>
                          <w:bCs/>
                        </w:rPr>
                        <w:t xml:space="preserve"> Job Execution </w:t>
                      </w:r>
                      <w:ins w:id="244" w:author="Garraghan, Peter" w:date="2019-10-17T21:24:00Z">
                        <w:r w:rsidR="00E74C2B">
                          <w:rPr>
                            <w:b/>
                            <w:bCs/>
                          </w:rPr>
                          <w:t>s</w:t>
                        </w:r>
                      </w:ins>
                      <w:del w:id="245" w:author="Garraghan, Peter" w:date="2019-10-17T21:24:00Z">
                        <w:r w:rsidDel="00E74C2B">
                          <w:rPr>
                            <w:b/>
                            <w:bCs/>
                          </w:rPr>
                          <w:delText>S</w:delText>
                        </w:r>
                      </w:del>
                      <w:r>
                        <w:rPr>
                          <w:b/>
                          <w:bCs/>
                        </w:rPr>
                        <w:t xml:space="preserve">tatistical </w:t>
                      </w:r>
                      <w:ins w:id="246" w:author="Garraghan, Peter" w:date="2019-10-17T21:24:00Z">
                        <w:r w:rsidR="00E74C2B">
                          <w:rPr>
                            <w:b/>
                            <w:bCs/>
                          </w:rPr>
                          <w:t>p</w:t>
                        </w:r>
                      </w:ins>
                      <w:del w:id="247" w:author="Garraghan, Peter" w:date="2019-10-17T21:24:00Z">
                        <w:r w:rsidDel="00E74C2B">
                          <w:rPr>
                            <w:b/>
                            <w:bCs/>
                          </w:rPr>
                          <w:delText>P</w:delText>
                        </w:r>
                      </w:del>
                      <w:r>
                        <w:rPr>
                          <w:b/>
                          <w:bCs/>
                        </w:rPr>
                        <w:t>roperties</w:t>
                      </w:r>
                      <w:ins w:id="248" w:author="Garraghan, Peter" w:date="2019-10-17T21:23:00Z">
                        <w:r w:rsidR="00E74C2B">
                          <w:rPr>
                            <w:b/>
                            <w:bCs/>
                          </w:rPr>
                          <w:t>.</w:t>
                        </w:r>
                      </w:ins>
                    </w:p>
                    <w:tbl>
                      <w:tblPr>
                        <w:tblW w:w="4390" w:type="dxa"/>
                        <w:tblInd w:w="-5" w:type="dxa"/>
                        <w:tblLook w:val="04A0" w:firstRow="1" w:lastRow="0" w:firstColumn="1" w:lastColumn="0" w:noHBand="0" w:noVBand="1"/>
                      </w:tblPr>
                      <w:tblGrid>
                        <w:gridCol w:w="906"/>
                        <w:gridCol w:w="932"/>
                        <w:gridCol w:w="851"/>
                        <w:gridCol w:w="891"/>
                        <w:gridCol w:w="810"/>
                        <w:tblGridChange w:id="249">
                          <w:tblGrid>
                            <w:gridCol w:w="906"/>
                            <w:gridCol w:w="932"/>
                            <w:gridCol w:w="851"/>
                            <w:gridCol w:w="891"/>
                            <w:gridCol w:w="810"/>
                          </w:tblGrid>
                        </w:tblGridChange>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3349CA">
                        <w:tblPrEx>
                          <w:tblW w:w="4390" w:type="dxa"/>
                          <w:tblInd w:w="-5" w:type="dxa"/>
                          <w:tblPrExChange w:id="250" w:author="Garraghan, Peter" w:date="2019-10-17T21:20:00Z">
                            <w:tblPrEx>
                              <w:tblW w:w="4390" w:type="dxa"/>
                              <w:tblInd w:w="-5" w:type="dxa"/>
                            </w:tblPrEx>
                          </w:tblPrExChange>
                        </w:tblPrEx>
                        <w:trPr>
                          <w:trHeight w:val="20"/>
                          <w:trPrChange w:id="251"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252"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253"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254"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Change w:id="255" w:author="Garraghan, Peter" w:date="2019-10-17T21:20:00Z">
                              <w:tcPr>
                                <w:tcW w:w="89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Change w:id="256" w:author="Garraghan, Peter" w:date="2019-10-17T21:20:00Z">
                              <w:tcPr>
                                <w:tcW w:w="810" w:type="dxa"/>
                                <w:tcBorders>
                                  <w:top w:val="single" w:sz="4" w:space="0" w:color="auto"/>
                                  <w:left w:val="nil"/>
                                  <w:bottom w:val="single" w:sz="4" w:space="0" w:color="auto"/>
                                  <w:right w:val="single" w:sz="8" w:space="0" w:color="auto"/>
                                </w:tcBorders>
                                <w:shd w:val="clear" w:color="auto" w:fill="auto"/>
                                <w:noWrap/>
                                <w:vAlign w:val="center"/>
                                <w:hideMark/>
                              </w:tcPr>
                            </w:tcPrChange>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3349CA">
                        <w:tblPrEx>
                          <w:tblW w:w="4390" w:type="dxa"/>
                          <w:tblInd w:w="-5" w:type="dxa"/>
                          <w:tblPrExChange w:id="257" w:author="Garraghan, Peter" w:date="2019-10-17T21:20:00Z">
                            <w:tblPrEx>
                              <w:tblW w:w="4390" w:type="dxa"/>
                              <w:tblInd w:w="-5" w:type="dxa"/>
                            </w:tblPrEx>
                          </w:tblPrExChange>
                        </w:tblPrEx>
                        <w:trPr>
                          <w:trHeight w:val="20"/>
                          <w:trPrChange w:id="258"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59"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60"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61"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262"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4" w:space="0" w:color="auto"/>
                            </w:tcBorders>
                            <w:shd w:val="clear" w:color="auto" w:fill="auto"/>
                            <w:noWrap/>
                            <w:vAlign w:val="center"/>
                            <w:hideMark/>
                            <w:tcPrChange w:id="263"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3349CA">
                        <w:tblPrEx>
                          <w:tblW w:w="4390" w:type="dxa"/>
                          <w:tblInd w:w="-5" w:type="dxa"/>
                          <w:tblPrExChange w:id="264" w:author="Garraghan, Peter" w:date="2019-10-17T21:20:00Z">
                            <w:tblPrEx>
                              <w:tblW w:w="4390" w:type="dxa"/>
                              <w:tblInd w:w="-5" w:type="dxa"/>
                            </w:tblPrEx>
                          </w:tblPrExChange>
                        </w:tblPrEx>
                        <w:trPr>
                          <w:trHeight w:val="20"/>
                          <w:trPrChange w:id="265"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66"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67"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68"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269"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4" w:space="0" w:color="auto"/>
                            </w:tcBorders>
                            <w:shd w:val="clear" w:color="auto" w:fill="auto"/>
                            <w:noWrap/>
                            <w:vAlign w:val="center"/>
                            <w:hideMark/>
                            <w:tcPrChange w:id="270"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3349CA">
                        <w:tblPrEx>
                          <w:tblW w:w="4390" w:type="dxa"/>
                          <w:tblInd w:w="-5" w:type="dxa"/>
                          <w:tblPrExChange w:id="271" w:author="Garraghan, Peter" w:date="2019-10-17T21:20:00Z">
                            <w:tblPrEx>
                              <w:tblW w:w="4390" w:type="dxa"/>
                              <w:tblInd w:w="-5" w:type="dxa"/>
                            </w:tblPrEx>
                          </w:tblPrExChange>
                        </w:tblPrEx>
                        <w:trPr>
                          <w:trHeight w:val="20"/>
                          <w:trPrChange w:id="272"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73"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74"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75"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Change w:id="276"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4" w:space="0" w:color="auto"/>
                            </w:tcBorders>
                            <w:shd w:val="clear" w:color="auto" w:fill="auto"/>
                            <w:noWrap/>
                            <w:vAlign w:val="center"/>
                            <w:hideMark/>
                            <w:tcPrChange w:id="277"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3349CA">
                        <w:tblPrEx>
                          <w:tblW w:w="4390" w:type="dxa"/>
                          <w:tblInd w:w="-5" w:type="dxa"/>
                          <w:tblPrExChange w:id="278" w:author="Garraghan, Peter" w:date="2019-10-17T21:20:00Z">
                            <w:tblPrEx>
                              <w:tblW w:w="4390" w:type="dxa"/>
                              <w:tblInd w:w="-5" w:type="dxa"/>
                            </w:tblPrEx>
                          </w:tblPrExChange>
                        </w:tblPrEx>
                        <w:trPr>
                          <w:trHeight w:val="20"/>
                          <w:trPrChange w:id="27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8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281"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28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Change w:id="283"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4" w:space="0" w:color="auto"/>
                            </w:tcBorders>
                            <w:shd w:val="clear" w:color="auto" w:fill="auto"/>
                            <w:noWrap/>
                            <w:vAlign w:val="center"/>
                            <w:hideMark/>
                            <w:tcPrChange w:id="284"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3349CA">
                        <w:tblPrEx>
                          <w:tblW w:w="4390" w:type="dxa"/>
                          <w:tblInd w:w="-5" w:type="dxa"/>
                          <w:tblPrExChange w:id="285" w:author="Garraghan, Peter" w:date="2019-10-17T21:20:00Z">
                            <w:tblPrEx>
                              <w:tblW w:w="4390" w:type="dxa"/>
                              <w:tblInd w:w="-5" w:type="dxa"/>
                            </w:tblPrEx>
                          </w:tblPrExChange>
                        </w:tblPrEx>
                        <w:trPr>
                          <w:trHeight w:val="20"/>
                          <w:trPrChange w:id="286"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8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88"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89"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290"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4" w:space="0" w:color="auto"/>
                            </w:tcBorders>
                            <w:shd w:val="clear" w:color="auto" w:fill="auto"/>
                            <w:noWrap/>
                            <w:vAlign w:val="center"/>
                            <w:hideMark/>
                            <w:tcPrChange w:id="291"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3349CA">
                        <w:tblPrEx>
                          <w:tblW w:w="4390" w:type="dxa"/>
                          <w:tblInd w:w="-5" w:type="dxa"/>
                          <w:tblPrExChange w:id="292" w:author="Garraghan, Peter" w:date="2019-10-17T21:20:00Z">
                            <w:tblPrEx>
                              <w:tblW w:w="4390" w:type="dxa"/>
                              <w:tblInd w:w="-5" w:type="dxa"/>
                            </w:tblPrEx>
                          </w:tblPrExChange>
                        </w:tblPrEx>
                        <w:trPr>
                          <w:trHeight w:val="20"/>
                          <w:trPrChange w:id="293"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94"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95"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96"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297"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4" w:space="0" w:color="auto"/>
                            </w:tcBorders>
                            <w:shd w:val="clear" w:color="auto" w:fill="auto"/>
                            <w:noWrap/>
                            <w:vAlign w:val="center"/>
                            <w:hideMark/>
                            <w:tcPrChange w:id="298"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3349CA">
                        <w:tblPrEx>
                          <w:tblW w:w="4390" w:type="dxa"/>
                          <w:tblInd w:w="-5" w:type="dxa"/>
                          <w:tblPrExChange w:id="299" w:author="Garraghan, Peter" w:date="2019-10-17T21:20:00Z">
                            <w:tblPrEx>
                              <w:tblW w:w="4390" w:type="dxa"/>
                              <w:tblInd w:w="-5" w:type="dxa"/>
                            </w:tblPrEx>
                          </w:tblPrExChange>
                        </w:tblPrEx>
                        <w:trPr>
                          <w:trHeight w:val="20"/>
                          <w:trPrChange w:id="300"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01"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302"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Change w:id="303"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Change w:id="304" w:author="Garraghan, Peter" w:date="2019-10-17T21:20:00Z">
                              <w:tcPr>
                                <w:tcW w:w="891" w:type="dxa"/>
                                <w:tcBorders>
                                  <w:top w:val="nil"/>
                                  <w:left w:val="nil"/>
                                  <w:bottom w:val="single" w:sz="8" w:space="0" w:color="auto"/>
                                  <w:right w:val="single" w:sz="4" w:space="0" w:color="auto"/>
                                </w:tcBorders>
                                <w:shd w:val="clear" w:color="auto" w:fill="auto"/>
                                <w:noWrap/>
                                <w:vAlign w:val="center"/>
                                <w:hideMark/>
                              </w:tcPr>
                            </w:tcPrChange>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4" w:space="0" w:color="auto"/>
                            </w:tcBorders>
                            <w:shd w:val="clear" w:color="auto" w:fill="auto"/>
                            <w:noWrap/>
                            <w:vAlign w:val="center"/>
                            <w:hideMark/>
                            <w:tcPrChange w:id="305"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3349CA">
                        <w:tblPrEx>
                          <w:tblW w:w="4390" w:type="dxa"/>
                          <w:tblInd w:w="-5" w:type="dxa"/>
                          <w:tblPrExChange w:id="306" w:author="Garraghan, Peter" w:date="2019-10-17T21:20:00Z">
                            <w:tblPrEx>
                              <w:tblW w:w="4390" w:type="dxa"/>
                              <w:tblInd w:w="-5" w:type="dxa"/>
                            </w:tblPrEx>
                          </w:tblPrExChange>
                        </w:tblPrEx>
                        <w:trPr>
                          <w:trHeight w:val="20"/>
                          <w:trPrChange w:id="307"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308"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309"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310"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Change w:id="311" w:author="Garraghan, Peter" w:date="2019-10-17T21:20:00Z">
                              <w:tcPr>
                                <w:tcW w:w="891"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4" w:space="0" w:color="auto"/>
                            </w:tcBorders>
                            <w:shd w:val="clear" w:color="auto" w:fill="auto"/>
                            <w:noWrap/>
                            <w:vAlign w:val="center"/>
                            <w:hideMark/>
                            <w:tcPrChange w:id="312" w:author="Garraghan, Peter" w:date="2019-10-17T21:20:00Z">
                              <w:tcPr>
                                <w:tcW w:w="810" w:type="dxa"/>
                                <w:tcBorders>
                                  <w:top w:val="single" w:sz="4" w:space="0" w:color="000000"/>
                                  <w:left w:val="nil"/>
                                  <w:bottom w:val="single" w:sz="4" w:space="0" w:color="000000"/>
                                  <w:right w:val="single" w:sz="8" w:space="0" w:color="auto"/>
                                </w:tcBorders>
                                <w:shd w:val="clear" w:color="auto" w:fill="auto"/>
                                <w:noWrap/>
                                <w:vAlign w:val="center"/>
                                <w:hideMark/>
                              </w:tcPr>
                            </w:tcPrChange>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3349CA">
                        <w:tblPrEx>
                          <w:tblW w:w="4390" w:type="dxa"/>
                          <w:tblInd w:w="-5" w:type="dxa"/>
                          <w:tblPrExChange w:id="313" w:author="Garraghan, Peter" w:date="2019-10-17T21:20:00Z">
                            <w:tblPrEx>
                              <w:tblW w:w="4390" w:type="dxa"/>
                              <w:tblInd w:w="-5" w:type="dxa"/>
                            </w:tblPrEx>
                          </w:tblPrExChange>
                        </w:tblPrEx>
                        <w:trPr>
                          <w:trHeight w:val="20"/>
                          <w:trPrChange w:id="314"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15"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316"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17"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318"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4" w:space="0" w:color="auto"/>
                            </w:tcBorders>
                            <w:shd w:val="clear" w:color="auto" w:fill="auto"/>
                            <w:noWrap/>
                            <w:vAlign w:val="center"/>
                            <w:hideMark/>
                            <w:tcPrChange w:id="319"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3349CA">
                        <w:tblPrEx>
                          <w:tblW w:w="4390" w:type="dxa"/>
                          <w:tblInd w:w="-5" w:type="dxa"/>
                          <w:tblPrExChange w:id="320" w:author="Garraghan, Peter" w:date="2019-10-17T21:20:00Z">
                            <w:tblPrEx>
                              <w:tblW w:w="4390" w:type="dxa"/>
                              <w:tblInd w:w="-5" w:type="dxa"/>
                            </w:tblPrEx>
                          </w:tblPrExChange>
                        </w:tblPrEx>
                        <w:trPr>
                          <w:trHeight w:val="20"/>
                          <w:trPrChange w:id="321"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22"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323"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24"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325"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4" w:space="0" w:color="auto"/>
                            </w:tcBorders>
                            <w:shd w:val="clear" w:color="auto" w:fill="auto"/>
                            <w:noWrap/>
                            <w:vAlign w:val="center"/>
                            <w:hideMark/>
                            <w:tcPrChange w:id="326"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3349CA">
                        <w:tblPrEx>
                          <w:tblW w:w="4390" w:type="dxa"/>
                          <w:tblInd w:w="-5" w:type="dxa"/>
                          <w:tblPrExChange w:id="327" w:author="Garraghan, Peter" w:date="2019-10-17T21:20:00Z">
                            <w:tblPrEx>
                              <w:tblW w:w="4390" w:type="dxa"/>
                              <w:tblInd w:w="-5" w:type="dxa"/>
                            </w:tblPrEx>
                          </w:tblPrExChange>
                        </w:tblPrEx>
                        <w:trPr>
                          <w:trHeight w:val="20"/>
                          <w:trPrChange w:id="328"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29"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330"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31"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Change w:id="332"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4" w:space="0" w:color="auto"/>
                            </w:tcBorders>
                            <w:shd w:val="clear" w:color="auto" w:fill="auto"/>
                            <w:noWrap/>
                            <w:vAlign w:val="center"/>
                            <w:hideMark/>
                            <w:tcPrChange w:id="333"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3349CA">
                        <w:tblPrEx>
                          <w:tblW w:w="4390" w:type="dxa"/>
                          <w:tblInd w:w="-5" w:type="dxa"/>
                          <w:tblPrExChange w:id="334" w:author="Garraghan, Peter" w:date="2019-10-17T21:20:00Z">
                            <w:tblPrEx>
                              <w:tblW w:w="4390" w:type="dxa"/>
                              <w:tblInd w:w="-5" w:type="dxa"/>
                            </w:tblPrEx>
                          </w:tblPrExChange>
                        </w:tblPrEx>
                        <w:trPr>
                          <w:trHeight w:val="20"/>
                          <w:trPrChange w:id="335"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36"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337"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338"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Change w:id="339"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4" w:space="0" w:color="auto"/>
                            </w:tcBorders>
                            <w:shd w:val="clear" w:color="auto" w:fill="auto"/>
                            <w:noWrap/>
                            <w:vAlign w:val="center"/>
                            <w:hideMark/>
                            <w:tcPrChange w:id="340"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3349CA">
                        <w:tblPrEx>
                          <w:tblW w:w="4390" w:type="dxa"/>
                          <w:tblInd w:w="-5" w:type="dxa"/>
                          <w:tblPrExChange w:id="341" w:author="Garraghan, Peter" w:date="2019-10-17T21:20:00Z">
                            <w:tblPrEx>
                              <w:tblW w:w="4390" w:type="dxa"/>
                              <w:tblInd w:w="-5" w:type="dxa"/>
                            </w:tblPrEx>
                          </w:tblPrExChange>
                        </w:tblPrEx>
                        <w:trPr>
                          <w:trHeight w:val="20"/>
                          <w:trPrChange w:id="342"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43"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344"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45"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346"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4" w:space="0" w:color="auto"/>
                            </w:tcBorders>
                            <w:shd w:val="clear" w:color="auto" w:fill="auto"/>
                            <w:noWrap/>
                            <w:vAlign w:val="center"/>
                            <w:hideMark/>
                            <w:tcPrChange w:id="347"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3349CA">
                        <w:tblPrEx>
                          <w:tblW w:w="4390" w:type="dxa"/>
                          <w:tblInd w:w="-5" w:type="dxa"/>
                          <w:tblPrExChange w:id="348" w:author="Garraghan, Peter" w:date="2019-10-17T21:20:00Z">
                            <w:tblPrEx>
                              <w:tblW w:w="4390" w:type="dxa"/>
                              <w:tblInd w:w="-5" w:type="dxa"/>
                            </w:tblPrEx>
                          </w:tblPrExChange>
                        </w:tblPrEx>
                        <w:trPr>
                          <w:trHeight w:val="20"/>
                          <w:trPrChange w:id="34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5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351"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5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353"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4" w:space="0" w:color="auto"/>
                            </w:tcBorders>
                            <w:shd w:val="clear" w:color="auto" w:fill="auto"/>
                            <w:noWrap/>
                            <w:vAlign w:val="center"/>
                            <w:hideMark/>
                            <w:tcPrChange w:id="354"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3349CA">
                        <w:tblPrEx>
                          <w:tblW w:w="4390" w:type="dxa"/>
                          <w:tblInd w:w="-5" w:type="dxa"/>
                          <w:tblPrExChange w:id="355" w:author="Garraghan, Peter" w:date="2019-10-17T21:20:00Z">
                            <w:tblPrEx>
                              <w:tblW w:w="4390" w:type="dxa"/>
                              <w:tblInd w:w="-5" w:type="dxa"/>
                            </w:tblPrEx>
                          </w:tblPrExChange>
                        </w:tblPrEx>
                        <w:trPr>
                          <w:trHeight w:val="20"/>
                          <w:trPrChange w:id="356" w:author="Garraghan, Peter" w:date="2019-10-17T21:20:00Z">
                            <w:trPr>
                              <w:trHeight w:val="20"/>
                            </w:trPr>
                          </w:trPrChange>
                        </w:trPr>
                        <w:tc>
                          <w:tcPr>
                            <w:tcW w:w="906" w:type="dxa"/>
                            <w:vMerge/>
                            <w:tcBorders>
                              <w:top w:val="single" w:sz="4" w:space="0" w:color="auto"/>
                              <w:left w:val="single" w:sz="4" w:space="0" w:color="auto"/>
                              <w:bottom w:val="single" w:sz="4" w:space="0" w:color="auto"/>
                              <w:right w:val="single" w:sz="4" w:space="0" w:color="auto"/>
                            </w:tcBorders>
                            <w:vAlign w:val="center"/>
                            <w:hideMark/>
                            <w:tcPrChange w:id="35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4" w:space="0" w:color="auto"/>
                              <w:right w:val="single" w:sz="4" w:space="0" w:color="auto"/>
                            </w:tcBorders>
                            <w:vAlign w:val="center"/>
                            <w:hideMark/>
                            <w:tcPrChange w:id="358"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59"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000000"/>
                            </w:tcBorders>
                            <w:shd w:val="clear" w:color="auto" w:fill="auto"/>
                            <w:noWrap/>
                            <w:vAlign w:val="center"/>
                            <w:hideMark/>
                            <w:tcPrChange w:id="360" w:author="Garraghan, Peter" w:date="2019-10-17T21:20:00Z">
                              <w:tcPr>
                                <w:tcW w:w="891" w:type="dxa"/>
                                <w:tcBorders>
                                  <w:top w:val="nil"/>
                                  <w:left w:val="nil"/>
                                  <w:bottom w:val="single" w:sz="8" w:space="0" w:color="auto"/>
                                  <w:right w:val="single" w:sz="4" w:space="0" w:color="000000"/>
                                </w:tcBorders>
                                <w:shd w:val="clear" w:color="auto" w:fill="auto"/>
                                <w:noWrap/>
                                <w:vAlign w:val="center"/>
                                <w:hideMark/>
                              </w:tcPr>
                            </w:tcPrChange>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4" w:space="0" w:color="auto"/>
                              <w:right w:val="single" w:sz="4" w:space="0" w:color="auto"/>
                            </w:tcBorders>
                            <w:shd w:val="clear" w:color="auto" w:fill="auto"/>
                            <w:noWrap/>
                            <w:vAlign w:val="center"/>
                            <w:hideMark/>
                            <w:tcPrChange w:id="361"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v:textbox>
                <w10:wrap type="topAndBottom"/>
              </v:shape>
            </w:pict>
          </mc:Fallback>
        </mc:AlternateContent>
      </w:r>
      <w:r w:rsidR="001F6C83" w:rsidRPr="000C3C5B">
        <w:rPr>
          <w:noProof/>
          <w:lang w:val="en-GB" w:eastAsia="zh-CN"/>
        </w:rPr>
        <mc:AlternateContent>
          <mc:Choice Requires="wps">
            <w:drawing>
              <wp:anchor distT="0" distB="0" distL="0" distR="0" simplePos="0" relativeHeight="251658242" behindDoc="0" locked="0" layoutInCell="1" allowOverlap="1" wp14:anchorId="10179BC1" wp14:editId="1CA9FB2E">
                <wp:simplePos x="0" y="0"/>
                <wp:positionH relativeFrom="column">
                  <wp:posOffset>3335020</wp:posOffset>
                </wp:positionH>
                <wp:positionV relativeFrom="paragraph">
                  <wp:posOffset>488</wp:posOffset>
                </wp:positionV>
                <wp:extent cx="3049270" cy="2023110"/>
                <wp:effectExtent l="0" t="0" r="0" b="0"/>
                <wp:wrapSquare wrapText="largest"/>
                <wp:docPr id="1"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23110"/>
                        </a:xfrm>
                        <a:prstGeom prst="rect">
                          <a:avLst/>
                        </a:prstGeom>
                      </wps:spPr>
                      <wps:txbx>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3F57571B" w:rsidR="0065767A" w:rsidRDefault="0065767A" w:rsidP="0065767A">
                            <w:pPr>
                              <w:pStyle w:val="Figure"/>
                            </w:pPr>
                            <w:r>
                              <w:rPr>
                                <w:vanish/>
                              </w:rPr>
                              <w:br/>
                            </w:r>
                            <w:r>
                              <w:t>Figure 2</w:t>
                            </w:r>
                            <w:ins w:id="362" w:author="Garraghan, Peter" w:date="2019-10-17T21:24:00Z">
                              <w:r w:rsidR="00E74C2B">
                                <w:t>:</w:t>
                              </w:r>
                            </w:ins>
                            <w:del w:id="363" w:author="Garraghan, Peter" w:date="2019-10-17T21:24:00Z">
                              <w:r w:rsidDel="00E74C2B">
                                <w:delText>:</w:delText>
                              </w:r>
                            </w:del>
                            <w:r>
                              <w:t xml:space="preserve"> Straggler manifestation for job during                  </w:t>
                            </w:r>
                            <w:proofErr w:type="gramStart"/>
                            <w:r>
                              <w:t xml:space="preserve">   (</w:t>
                            </w:r>
                            <w:proofErr w:type="gramEnd"/>
                            <w:r>
                              <w:t>a) 0% CPU, 20GB, and (b) 80% CPU, 40GB.</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10179BC1" id="_x0000_s1029" type="#_x0000_t202" style="position:absolute;left:0;text-align:left;margin-left:262.6pt;margin-top:.05pt;width:240.1pt;height:159.3pt;z-index:2516582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" filled="f" stroked="f">
                <v:textbox inset="0,0,0,0">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3F57571B" w:rsidR="0065767A" w:rsidRDefault="0065767A" w:rsidP="0065767A">
                      <w:pPr>
                        <w:pStyle w:val="Figure"/>
                      </w:pPr>
                      <w:r>
                        <w:rPr>
                          <w:vanish/>
                        </w:rPr>
                        <w:br/>
                      </w:r>
                      <w:r>
                        <w:t>Figure 2</w:t>
                      </w:r>
                      <w:ins w:id="364" w:author="Garraghan, Peter" w:date="2019-10-17T21:24:00Z">
                        <w:r w:rsidR="00E74C2B">
                          <w:t>:</w:t>
                        </w:r>
                      </w:ins>
                      <w:del w:id="365" w:author="Garraghan, Peter" w:date="2019-10-17T21:24:00Z">
                        <w:r w:rsidDel="00E74C2B">
                          <w:delText>:</w:delText>
                        </w:r>
                      </w:del>
                      <w:r>
                        <w:t xml:space="preserve"> Straggler manifestation for job during                  </w:t>
                      </w:r>
                      <w:proofErr w:type="gramStart"/>
                      <w:r>
                        <w:t xml:space="preserve">   (</w:t>
                      </w:r>
                      <w:proofErr w:type="gramEnd"/>
                      <w:r>
                        <w:t>a) 0% CPU, 20GB, and (b) 80% CPU, 40GB.</w:t>
                      </w:r>
                    </w:p>
                  </w:txbxContent>
                </v:textbox>
                <w10:wrap type="square" side="largest"/>
              </v:shape>
            </w:pict>
          </mc:Fallback>
        </mc:AlternateContent>
      </w:r>
      <w:r w:rsidR="700D3818" w:rsidRPr="000C3C5B">
        <w:t xml:space="preserve">execution is not deterministic, and straggler task latencies </w:t>
      </w:r>
      <w:proofErr w:type="gramStart"/>
      <w:r w:rsidR="700D3818" w:rsidRPr="000C3C5B">
        <w:t>are allowed to</w:t>
      </w:r>
      <w:proofErr w:type="gramEnd"/>
      <w:r w:rsidR="700D3818" w:rsidRPr="000C3C5B">
        <w:t xml:space="preserve"> accumulate, as reflected in JCT standard deviation.</w:t>
      </w:r>
    </w:p>
    <w:p w14:paraId="2E13A4C3" w14:textId="7F07285B" w:rsidR="0065767A" w:rsidRPr="000C3C5B" w:rsidRDefault="1883B630" w:rsidP="0065767A">
      <w:pPr>
        <w:pStyle w:val="Para"/>
      </w:pPr>
      <w:r w:rsidRPr="000C3C5B">
        <w:rPr>
          <w:b/>
          <w:bCs/>
        </w:rPr>
        <w:t>Stragglers</w:t>
      </w:r>
      <w:r w:rsidRPr="000C3C5B">
        <w:t xml:space="preserve">: We were able to observe straggler manifestation across two experiment runs, as shown in Figure </w:t>
      </w:r>
      <w:r w:rsidR="00C406D5" w:rsidRPr="000C3C5B">
        <w:t>2</w:t>
      </w:r>
      <w:r w:rsidRPr="000C3C5B">
        <w:t>. The reason for stragglers not detected in each experiment run is due to their highly transient nature as discussed in Section 2. Hence, it is not guarantee for stragglers occur every experiment run, nor replay deterministic system conditions to rep</w:t>
      </w:r>
      <w:ins w:id="366" w:author="Garraghan, Peter" w:date="2019-10-17T21:57:00Z">
        <w:r w:rsidR="003B64CC">
          <w:t>roduce</w:t>
        </w:r>
      </w:ins>
      <w:del w:id="367" w:author="Garraghan, Peter" w:date="2019-10-17T21:57:00Z">
        <w:r w:rsidRPr="000C3C5B" w:rsidDel="003B64CC">
          <w:delText>licate</w:delText>
        </w:r>
      </w:del>
      <w:r w:rsidRPr="000C3C5B">
        <w:t xml:space="preserve"> their occurrence. This is important given that stragglers become increasingly frequent as system scale increases (i.e</w:t>
      </w:r>
      <w:r w:rsidR="008849CF" w:rsidRPr="000C3C5B">
        <w:t>.</w:t>
      </w:r>
      <w:r w:rsidRPr="000C3C5B">
        <w:t xml:space="preserve"> stragglers rarely manifest </w:t>
      </w:r>
      <w:r w:rsidR="008849CF" w:rsidRPr="000C3C5B">
        <w:t>at</w:t>
      </w:r>
      <w:r w:rsidRPr="000C3C5B">
        <w:t xml:space="preserve"> small-scale, seldom in medium-scale clusters, and frequently in 1000+ node clusters). </w:t>
      </w:r>
      <w:r w:rsidR="0065767A" w:rsidRPr="000C3C5B">
        <w:t xml:space="preserve"> </w:t>
      </w:r>
      <w:r w:rsidR="6787A1BF" w:rsidRPr="000C3C5B">
        <w:t xml:space="preserve">Specifically, 43 - 220 tasks were detected as stragglers within experiment runs. We observe that stragglers appear to be contained with a small subset of jobs between 4-7%, echoing prior observations in production systems with similar probability [3][8]. </w:t>
      </w:r>
    </w:p>
    <w:p w14:paraId="42A4A987" w14:textId="2698B821" w:rsidR="003818B3" w:rsidRPr="000C3C5B" w:rsidRDefault="3EA68BA7" w:rsidP="3EA68BA7">
      <w:pPr>
        <w:pStyle w:val="Para"/>
      </w:pPr>
      <w:r w:rsidRPr="000C3C5B">
        <w:t>We observe that the deviation in task straggler severity increases at higher levels of CPU contention and data input, as shown in Figure 3 and Table 1. It is observable that at very high levels of contention and data input, task stragglers exhibit a large deviation between their execution in comparison.  It is apparent that higher CPU and data input together results in a higher straggler occurrence. The reason for their occurrence is inconsistency between the schedulers logical state and the physical resource availability in the cluster. More specifically the schedulers view assumes exclusive access to resource at the worker machine, however production clusters rely on multitenancy to achieve higher throughput and utilization. This pattern is exemplified when observing an increase in both JCT and deviation per job and per task as show</w:t>
      </w:r>
      <w:r w:rsidRPr="000C3C5B">
        <w:rPr>
          <w:noProof/>
          <w:lang w:val="en-GB" w:eastAsia="zh-CN"/>
        </w:rPr>
        <w:t>n</w:t>
      </w:r>
      <w:r w:rsidRPr="000C3C5B">
        <w:t xml:space="preserve"> in Table 1 and Figure 3. High contention levels result in greater deviation significantly reducing a subset of tasks execution latency.</w:t>
      </w:r>
    </w:p>
    <w:p w14:paraId="42086DF8" w14:textId="60DD56B7" w:rsidR="003818B3" w:rsidRPr="000C3C5B" w:rsidRDefault="3EA68BA7" w:rsidP="3EA68BA7">
      <w:pPr>
        <w:pStyle w:val="Para"/>
      </w:pPr>
      <w:r w:rsidRPr="000C3C5B">
        <w:t xml:space="preserve">We also observed stragglers occurring with 0% CPU contention and 20GB data input. The reason for such an occurrence was identified to be result of constrained scheduler execution </w:t>
      </w:r>
      <w:r w:rsidR="00356E98" w:rsidRPr="000C3C5B">
        <w:t>units (</w:t>
      </w:r>
      <w:r w:rsidRPr="000C3C5B">
        <w:t xml:space="preserve">slots in </w:t>
      </w:r>
      <w:r w:rsidR="6787A1BF" w:rsidRPr="000C3C5B">
        <w:t>yarn [23]). When all execution units are occupied the scheduler can no longer start any new containers for maps/reduces. As such, the scheduler must wait application frameworks to release resources, before allocating resource to waiting jobs, impacting job latency. The point to emphasize again is that stragglers are non-deterministic, hence it is not a given that stragglers only occur at high contention.</w:t>
      </w:r>
    </w:p>
    <w:p w14:paraId="586F9956" w14:textId="4840DB02" w:rsidR="1883B630" w:rsidRPr="000C3C5B" w:rsidRDefault="6787A1BF" w:rsidP="60BD4247">
      <w:r w:rsidRPr="000C3C5B">
        <w:rPr>
          <w:b/>
          <w:bCs/>
        </w:rPr>
        <w:t>Platform Usage</w:t>
      </w:r>
      <w:r w:rsidRPr="000C3C5B">
        <w:t xml:space="preserve">: As discussed in Section 5.1, configuration variability was encapsulated </w:t>
      </w:r>
      <w:r w:rsidR="008B50D1" w:rsidRPr="000C3C5B">
        <w:t>withi</w:t>
      </w:r>
      <w:r w:rsidRPr="000C3C5B">
        <w:t xml:space="preserve">n Docker images, and experiment </w:t>
      </w:r>
      <w:r w:rsidR="001B72CD">
        <w:t>configuration variability</w:t>
      </w:r>
      <w:r w:rsidRPr="000C3C5B">
        <w:t xml:space="preserve"> was achieved by </w:t>
      </w:r>
      <w:r w:rsidR="001B72CD">
        <w:t>manipulating</w:t>
      </w:r>
      <w:r w:rsidRPr="000C3C5B">
        <w:t xml:space="preserve"> a single line of configuration used</w:t>
      </w:r>
      <w:r w:rsidR="001B72CD">
        <w:t xml:space="preserve"> to</w:t>
      </w:r>
      <w:r w:rsidRPr="000C3C5B">
        <w:t xml:space="preserve"> </w:t>
      </w:r>
      <w:r w:rsidR="008B50D1" w:rsidRPr="000C3C5B">
        <w:t>initializing</w:t>
      </w:r>
      <w:r w:rsidRPr="000C3C5B">
        <w:t xml:space="preserve"> the PRISM framework.</w:t>
      </w:r>
      <w:r w:rsidR="008B50D1" w:rsidRPr="000C3C5B">
        <w:t xml:space="preserve"> </w:t>
      </w:r>
      <w:r w:rsidRPr="000C3C5B">
        <w:t xml:space="preserve">Scheduler traces are formatted using scheduler specific structures, whereas scheduler application framework clients submit jobs as manifests </w:t>
      </w:r>
      <w:r w:rsidR="00CD5B86" w:rsidRPr="000C3C5B">
        <w:t>and/</w:t>
      </w:r>
      <w:r w:rsidRPr="000C3C5B">
        <w:t xml:space="preserve">or via command line clients. A scheduler </w:t>
      </w:r>
      <w:proofErr w:type="spellStart"/>
      <w:r w:rsidRPr="000C3C5B">
        <w:rPr>
          <w:i/>
          <w:iCs/>
        </w:rPr>
        <w:t>ExperimentRunner</w:t>
      </w:r>
      <w:proofErr w:type="spellEnd"/>
      <w:ins w:id="368" w:author="Garraghan, Peter" w:date="2019-10-17T21:21:00Z">
        <w:r w:rsidR="003349CA">
          <w:rPr>
            <w:i/>
            <w:iCs/>
          </w:rPr>
          <w:t>:</w:t>
        </w:r>
      </w:ins>
      <w:del w:id="369" w:author="Garraghan, Peter" w:date="2019-10-17T21:21:00Z">
        <w:r w:rsidRPr="000C3C5B" w:rsidDel="003349CA">
          <w:rPr>
            <w:i/>
            <w:iCs/>
          </w:rPr>
          <w:delText>:</w:delText>
        </w:r>
        <w:r w:rsidR="00CD5B86" w:rsidRPr="000C3C5B" w:rsidDel="003349CA">
          <w:rPr>
            <w:i/>
            <w:iCs/>
          </w:rPr>
          <w:delText xml:space="preserve"> </w:delText>
        </w:r>
      </w:del>
      <w:r w:rsidRPr="000C3C5B">
        <w:rPr>
          <w:i/>
          <w:iCs/>
        </w:rPr>
        <w:t>:</w:t>
      </w:r>
      <w:proofErr w:type="spellStart"/>
      <w:proofErr w:type="gramStart"/>
      <w:r w:rsidRPr="000C3C5B">
        <w:rPr>
          <w:i/>
          <w:iCs/>
        </w:rPr>
        <w:t>ItraceParser</w:t>
      </w:r>
      <w:proofErr w:type="spellEnd"/>
      <w:r w:rsidRPr="000C3C5B">
        <w:rPr>
          <w:i/>
          <w:iCs/>
        </w:rPr>
        <w:t>::</w:t>
      </w:r>
      <w:proofErr w:type="spellStart"/>
      <w:proofErr w:type="gramEnd"/>
      <w:r w:rsidRPr="000C3C5B">
        <w:rPr>
          <w:i/>
          <w:iCs/>
        </w:rPr>
        <w:t>MapReduceTracermodule</w:t>
      </w:r>
      <w:proofErr w:type="spellEnd"/>
      <w:r w:rsidRPr="000C3C5B">
        <w:t xml:space="preserve"> was implemented </w:t>
      </w:r>
      <w:r w:rsidR="008849CF" w:rsidRPr="000C3C5B">
        <w:t>to</w:t>
      </w:r>
      <w:r w:rsidRPr="000C3C5B">
        <w:t xml:space="preserve"> pars</w:t>
      </w:r>
      <w:r w:rsidR="008849CF" w:rsidRPr="000C3C5B">
        <w:t>e</w:t>
      </w:r>
      <w:r w:rsidRPr="000C3C5B">
        <w:t xml:space="preserve"> yarn output traces into intermediary job description format. </w:t>
      </w:r>
      <w:proofErr w:type="spellStart"/>
      <w:r w:rsidRPr="000C3C5B">
        <w:rPr>
          <w:i/>
          <w:iCs/>
        </w:rPr>
        <w:t>ExerimentRunner</w:t>
      </w:r>
      <w:proofErr w:type="spellEnd"/>
      <w:r w:rsidRPr="000C3C5B">
        <w:rPr>
          <w:i/>
          <w:iCs/>
        </w:rPr>
        <w:t>::</w:t>
      </w:r>
      <w:proofErr w:type="spellStart"/>
      <w:r w:rsidRPr="000C3C5B">
        <w:rPr>
          <w:i/>
          <w:iCs/>
        </w:rPr>
        <w:t>Iclient</w:t>
      </w:r>
      <w:proofErr w:type="spellEnd"/>
      <w:r w:rsidRPr="000C3C5B">
        <w:rPr>
          <w:i/>
          <w:iCs/>
        </w:rPr>
        <w:t>::</w:t>
      </w:r>
      <w:proofErr w:type="spellStart"/>
      <w:r w:rsidRPr="000C3C5B">
        <w:rPr>
          <w:i/>
          <w:iCs/>
        </w:rPr>
        <w:t>WordcountRunner</w:t>
      </w:r>
      <w:proofErr w:type="spellEnd"/>
      <w:r w:rsidRPr="000C3C5B">
        <w:t xml:space="preserve"> </w:t>
      </w:r>
      <w:r w:rsidR="001A2DF4" w:rsidRPr="000C3C5B">
        <w:t xml:space="preserve">which </w:t>
      </w:r>
      <w:r w:rsidRPr="000C3C5B">
        <w:t>execut</w:t>
      </w:r>
      <w:r w:rsidR="008849CF" w:rsidRPr="000C3C5B">
        <w:t>es</w:t>
      </w:r>
      <w:r w:rsidRPr="000C3C5B">
        <w:t xml:space="preserve"> equivalents jobs at the target framework. </w:t>
      </w:r>
      <w:r w:rsidR="0065767A" w:rsidRPr="000C3C5B">
        <w:t xml:space="preserve"> </w:t>
      </w:r>
      <w:r w:rsidRPr="000C3C5B">
        <w:t xml:space="preserve">Reproduction of performance traces is greatly simplified, rather than estimating job parameter configuration on a case by case basis, we were able to develop a translation algorithm capable of creating new jobs, whilst maintaining characteristics from performance traces. Doing so reduced </w:t>
      </w:r>
      <w:r w:rsidR="00F814D7">
        <w:t>time and complexity</w:t>
      </w:r>
      <w:r w:rsidRPr="000C3C5B">
        <w:t xml:space="preserve"> associated with reproducing experiment </w:t>
      </w:r>
      <w:r w:rsidR="00F814D7">
        <w:t>testbeds</w:t>
      </w:r>
      <w:r w:rsidRPr="000C3C5B">
        <w:t>, furthermore we created several reusable modules which can be distributed alongside PRISM. As an example, traditional approaches we found to manually configure all associated experiment design components</w:t>
      </w:r>
      <w:r w:rsidR="00D6384B">
        <w:t>,</w:t>
      </w:r>
      <w:r w:rsidRPr="000C3C5B">
        <w:t xml:space="preserve"> tak</w:t>
      </w:r>
      <w:r w:rsidR="00BA57BC">
        <w:t>ing</w:t>
      </w:r>
      <w:r w:rsidRPr="000C3C5B">
        <w:t xml:space="preserve"> on average </w:t>
      </w:r>
      <w:r w:rsidR="001F6C83" w:rsidRPr="000C3C5B">
        <w:rPr>
          <w:noProof/>
          <w:lang w:val="en-GB" w:eastAsia="zh-CN"/>
        </w:rPr>
        <w:lastRenderedPageBreak/>
        <mc:AlternateContent>
          <mc:Choice Requires="wps">
            <w:drawing>
              <wp:anchor distT="0" distB="0" distL="0" distR="0" simplePos="0" relativeHeight="251667460" behindDoc="0" locked="0" layoutInCell="1" allowOverlap="1" wp14:anchorId="07C0D770" wp14:editId="17D5F038">
                <wp:simplePos x="0" y="0"/>
                <wp:positionH relativeFrom="column">
                  <wp:align>right</wp:align>
                </wp:positionH>
                <wp:positionV relativeFrom="paragraph">
                  <wp:posOffset>0</wp:posOffset>
                </wp:positionV>
                <wp:extent cx="3049270" cy="2783840"/>
                <wp:effectExtent l="0" t="0" r="0" b="0"/>
                <wp:wrapSquare wrapText="largest"/>
                <wp:docPr id="9"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784231"/>
                        </a:xfrm>
                        <a:prstGeom prst="rect">
                          <a:avLst/>
                        </a:prstGeom>
                      </wps:spPr>
                      <wps:txbx>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40CDD6A9" w:rsidR="005A75E1" w:rsidRPr="00E4567A" w:rsidRDefault="005A75E1" w:rsidP="00646EBB">
                                  <w:pPr>
                                    <w:ind w:firstLine="708"/>
                                    <w:rPr>
                                      <w:i/>
                                      <w:iCs/>
                                      <w:sz w:val="16"/>
                                      <w:szCs w:val="16"/>
                                    </w:rPr>
                                  </w:pPr>
                                  <w:r w:rsidRPr="00E4567A">
                                    <w:rPr>
                                      <w:i/>
                                      <w:iCs/>
                                      <w:sz w:val="16"/>
                                      <w:szCs w:val="16"/>
                                    </w:rPr>
                                    <w:t>framewo</w:t>
                                  </w:r>
                                  <w:del w:id="370" w:author="Garraghan, Peter" w:date="2019-10-17T21:23:00Z">
                                    <w:r w:rsidRPr="00E4567A" w:rsidDel="00427585">
                                      <w:rPr>
                                        <w:i/>
                                        <w:iCs/>
                                        <w:sz w:val="16"/>
                                        <w:szCs w:val="16"/>
                                      </w:rPr>
                                      <w:delText>k</w:delText>
                                    </w:r>
                                  </w:del>
                                  <w:r w:rsidRPr="00E4567A">
                                    <w:rPr>
                                      <w:i/>
                                      <w:iCs/>
                                      <w:sz w:val="16"/>
                                      <w:szCs w:val="16"/>
                                    </w:rPr>
                                    <w:t>r</w:t>
                                  </w:r>
                                  <w:ins w:id="371" w:author="Garraghan, Peter" w:date="2019-10-17T21:23:00Z">
                                    <w:r w:rsidR="00427585">
                                      <w:rPr>
                                        <w:i/>
                                        <w:iCs/>
                                        <w:sz w:val="16"/>
                                        <w:szCs w:val="16"/>
                                      </w:rPr>
                                      <w:t>k</w:t>
                                    </w:r>
                                  </w:ins>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0838F6E3" w:rsidR="005A75E1" w:rsidRDefault="005A75E1" w:rsidP="005A75E1">
                            <w:pPr>
                              <w:pStyle w:val="Figure"/>
                            </w:pPr>
                            <w:r>
                              <w:rPr>
                                <w:vanish/>
                              </w:rPr>
                              <w:br/>
                            </w:r>
                            <w:r w:rsidRPr="00B42133">
                              <w:t>Figure 4: Example PRISM experiment configuration file</w:t>
                            </w:r>
                            <w:ins w:id="372" w:author="Garraghan, Peter" w:date="2019-10-17T21:24:00Z">
                              <w:r w:rsidR="00E74C2B">
                                <w:t>.</w:t>
                              </w:r>
                            </w:ins>
                            <w:r w:rsidRPr="00B42133">
                              <w:rPr>
                                <w:rFonts w:ascii="Arial" w:hAnsi="Arial" w:cs="Arial"/>
                                <w:color w:val="1D1C1D"/>
                                <w:sz w:val="23"/>
                                <w:szCs w:val="23"/>
                                <w:shd w:val="clear" w:color="auto" w:fill="F8F8F8"/>
                              </w:rPr>
                              <w:t xml:space="preserve"> </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07C0D770" id="_x0000_s1030" type="#_x0000_t202" style="position:absolute;left:0;text-align:left;margin-left:188.9pt;margin-top:0;width:240.1pt;height:219.2pt;z-index:251667460;visibility:visible;mso-wrap-style:square;mso-width-percent:0;mso-height-percent:0;mso-wrap-distance-left:0;mso-wrap-distance-top:0;mso-wrap-distance-right:0;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" filled="f" stroked="f">
                <v:textbox inset="0,0,0,0">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40CDD6A9" w:rsidR="005A75E1" w:rsidRPr="00E4567A" w:rsidRDefault="005A75E1" w:rsidP="00646EBB">
                            <w:pPr>
                              <w:ind w:firstLine="708"/>
                              <w:rPr>
                                <w:i/>
                                <w:iCs/>
                                <w:sz w:val="16"/>
                                <w:szCs w:val="16"/>
                              </w:rPr>
                            </w:pPr>
                            <w:r w:rsidRPr="00E4567A">
                              <w:rPr>
                                <w:i/>
                                <w:iCs/>
                                <w:sz w:val="16"/>
                                <w:szCs w:val="16"/>
                              </w:rPr>
                              <w:t>framewo</w:t>
                            </w:r>
                            <w:del w:id="373" w:author="Garraghan, Peter" w:date="2019-10-17T21:23:00Z">
                              <w:r w:rsidRPr="00E4567A" w:rsidDel="00427585">
                                <w:rPr>
                                  <w:i/>
                                  <w:iCs/>
                                  <w:sz w:val="16"/>
                                  <w:szCs w:val="16"/>
                                </w:rPr>
                                <w:delText>k</w:delText>
                              </w:r>
                            </w:del>
                            <w:r w:rsidRPr="00E4567A">
                              <w:rPr>
                                <w:i/>
                                <w:iCs/>
                                <w:sz w:val="16"/>
                                <w:szCs w:val="16"/>
                              </w:rPr>
                              <w:t>r</w:t>
                            </w:r>
                            <w:ins w:id="374" w:author="Garraghan, Peter" w:date="2019-10-17T21:23:00Z">
                              <w:r w:rsidR="00427585">
                                <w:rPr>
                                  <w:i/>
                                  <w:iCs/>
                                  <w:sz w:val="16"/>
                                  <w:szCs w:val="16"/>
                                </w:rPr>
                                <w:t>k</w:t>
                              </w:r>
                            </w:ins>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0838F6E3" w:rsidR="005A75E1" w:rsidRDefault="005A75E1" w:rsidP="005A75E1">
                      <w:pPr>
                        <w:pStyle w:val="Figure"/>
                      </w:pPr>
                      <w:r>
                        <w:rPr>
                          <w:vanish/>
                        </w:rPr>
                        <w:br/>
                      </w:r>
                      <w:r w:rsidRPr="00B42133">
                        <w:t>Figure 4: Example PRISM experiment configuration file</w:t>
                      </w:r>
                      <w:ins w:id="375" w:author="Garraghan, Peter" w:date="2019-10-17T21:24:00Z">
                        <w:r w:rsidR="00E74C2B">
                          <w:t>.</w:t>
                        </w:r>
                      </w:ins>
                      <w:r w:rsidRPr="00B42133">
                        <w:rPr>
                          <w:rFonts w:ascii="Arial" w:hAnsi="Arial" w:cs="Arial"/>
                          <w:color w:val="1D1C1D"/>
                          <w:sz w:val="23"/>
                          <w:szCs w:val="23"/>
                          <w:shd w:val="clear" w:color="auto" w:fill="F8F8F8"/>
                        </w:rPr>
                        <w:t xml:space="preserve"> </w:t>
                      </w:r>
                    </w:p>
                  </w:txbxContent>
                </v:textbox>
                <w10:wrap type="square" side="largest"/>
              </v:shape>
            </w:pict>
          </mc:Fallback>
        </mc:AlternateContent>
      </w:r>
      <w:r w:rsidRPr="000C3C5B">
        <w:t xml:space="preserve">hours, and is exasperated by cluster misconfiguration leading to wasted </w:t>
      </w:r>
      <w:r w:rsidR="00BA57BC">
        <w:t>experiment execution</w:t>
      </w:r>
      <w:r w:rsidRPr="000C3C5B">
        <w:t xml:space="preserve"> time. Contrasted with PRISM, configuration and algorithms for transformation of traces are encapsulated by containers and abstracted by interfaces, reducing time take</w:t>
      </w:r>
      <w:r w:rsidR="00BA57BC">
        <w:t>n</w:t>
      </w:r>
      <w:r w:rsidRPr="000C3C5B">
        <w:t xml:space="preserve"> to reconfigure the cluster and tweak traces to minutes.</w:t>
      </w:r>
      <w:r w:rsidR="0065767A" w:rsidRPr="000C3C5B">
        <w:t xml:space="preserve"> </w:t>
      </w:r>
      <w:r w:rsidRPr="000C3C5B">
        <w:t xml:space="preserve">Experiment traces and resource metrics must be collected and parsed into an intermediate storage format. </w:t>
      </w:r>
      <w:proofErr w:type="spellStart"/>
      <w:r w:rsidRPr="000C3C5B">
        <w:rPr>
          <w:i/>
          <w:iCs/>
        </w:rPr>
        <w:t>ResultsRepository</w:t>
      </w:r>
      <w:proofErr w:type="spellEnd"/>
      <w:r w:rsidRPr="000C3C5B">
        <w:t xml:space="preserve"> was responsible for collecting and integrating performance data. In its current state, PRISM only collects job performance statistics and node CPU utilization. Future development of PRISM will integrate telemetry and log data related to hardware operation, cooling system, power usage, and environmental data. This is relatively straightforward given (the intermediate interface transformation architecture as discussed in Section 4.</w:t>
      </w:r>
    </w:p>
    <w:p w14:paraId="4C5A54B4" w14:textId="02F2A0E5" w:rsidR="003818B3" w:rsidRPr="000C3C5B" w:rsidRDefault="00434764" w:rsidP="005A75E1">
      <w:pPr>
        <w:pStyle w:val="Head1"/>
      </w:pPr>
      <w:r w:rsidRPr="000C3C5B">
        <w:t>6</w:t>
      </w:r>
      <w:r w:rsidR="003818B3" w:rsidRPr="000C3C5B">
        <w:t> </w:t>
      </w:r>
      <w:r w:rsidRPr="000C3C5B">
        <w:t>CONCLUSIONS</w:t>
      </w:r>
    </w:p>
    <w:p w14:paraId="40705CC6" w14:textId="4A161151" w:rsidR="00F0068B" w:rsidRPr="0065767A" w:rsidRDefault="69DDA83C" w:rsidP="69DDA83C">
      <w:pPr>
        <w:pStyle w:val="Para"/>
        <w:rPr>
          <w:highlight w:val="green"/>
        </w:rPr>
      </w:pPr>
      <w:r w:rsidRPr="000C3C5B">
        <w:t>In this paper</w:t>
      </w:r>
      <w:r w:rsidR="00B42133" w:rsidRPr="000C3C5B">
        <w:t xml:space="preserve"> we have proposed the PRISM</w:t>
      </w:r>
      <w:r w:rsidRPr="000C3C5B">
        <w:t xml:space="preserve"> framework </w:t>
      </w:r>
      <w:r w:rsidR="00B42133" w:rsidRPr="000C3C5B">
        <w:t xml:space="preserve">for </w:t>
      </w:r>
      <w:r w:rsidRPr="000C3C5B">
        <w:t xml:space="preserve">automated </w:t>
      </w:r>
      <w:r w:rsidR="00B42133" w:rsidRPr="000C3C5B">
        <w:t>containerized cluster setup, as well as</w:t>
      </w:r>
      <w:ins w:id="376" w:author="Garraghan, Peter" w:date="2019-10-17T21:25:00Z">
        <w:r w:rsidR="00AC5442">
          <w:t xml:space="preserve"> </w:t>
        </w:r>
      </w:ins>
      <w:del w:id="377" w:author="Garraghan, Peter" w:date="2019-10-17T21:25:00Z">
        <w:r w:rsidR="00B42133" w:rsidRPr="000C3C5B" w:rsidDel="00AC5442">
          <w:delText xml:space="preserve"> </w:delText>
        </w:r>
      </w:del>
      <w:r w:rsidR="00B42133" w:rsidRPr="000C3C5B">
        <w:t>experiment configuration and design to study straggler manifestation. We have discussed challenges associated with analyzing stragglers, as well cond</w:t>
      </w:r>
      <w:r w:rsidR="0076156A" w:rsidRPr="000C3C5B">
        <w:t xml:space="preserve">ucting experiments </w:t>
      </w:r>
      <w:ins w:id="378" w:author="Garraghan, Peter" w:date="2019-10-17T21:26:00Z">
        <w:r w:rsidR="00AC5442">
          <w:t>with</w:t>
        </w:r>
      </w:ins>
      <w:r w:rsidR="00B42133" w:rsidRPr="000C3C5B">
        <w:t>in</w:t>
      </w:r>
      <w:del w:id="379" w:author="Garraghan, Peter" w:date="2019-10-17T21:26:00Z">
        <w:r w:rsidR="00B42133" w:rsidRPr="000C3C5B" w:rsidDel="00AC5442">
          <w:delText xml:space="preserve"> </w:delText>
        </w:r>
      </w:del>
      <w:ins w:id="380" w:author="Garraghan, Peter" w:date="2019-10-17T21:26:00Z">
        <w:r w:rsidR="00AC5442">
          <w:t xml:space="preserve"> </w:t>
        </w:r>
      </w:ins>
      <w:r w:rsidR="00B42133" w:rsidRPr="000C3C5B">
        <w:t>clusters.</w:t>
      </w:r>
      <w:r w:rsidRPr="000C3C5B">
        <w:t xml:space="preserve"> </w:t>
      </w:r>
      <w:r w:rsidR="00B42133" w:rsidRPr="000C3C5B">
        <w:t xml:space="preserve">We leverage the framework to </w:t>
      </w:r>
      <w:r w:rsidR="0076156A" w:rsidRPr="000C3C5B">
        <w:t>analyze</w:t>
      </w:r>
      <w:r w:rsidR="00B42133" w:rsidRPr="000C3C5B">
        <w:t xml:space="preserve"> straggler manifestation within real-world containerized clusters,</w:t>
      </w:r>
      <w:r w:rsidR="00532295" w:rsidRPr="000C3C5B">
        <w:t xml:space="preserve"> and demonstrate we are able to simplify experiment design and controlling system conditions.</w:t>
      </w:r>
      <w:r w:rsidR="00B42133" w:rsidRPr="000C3C5B">
        <w:t xml:space="preserve"> </w:t>
      </w:r>
      <w:r w:rsidR="0076156A" w:rsidRPr="000C3C5B">
        <w:t>Our</w:t>
      </w:r>
      <w:r w:rsidR="0076156A">
        <w:t xml:space="preserve"> analysis</w:t>
      </w:r>
      <w:r w:rsidR="00B42133">
        <w:t xml:space="preserve"> identif</w:t>
      </w:r>
      <w:r w:rsidR="00532295">
        <w:t>ies</w:t>
      </w:r>
      <w:r w:rsidR="00B42133">
        <w:t xml:space="preserve"> that </w:t>
      </w:r>
      <w:r>
        <w:t>speculative execution impact</w:t>
      </w:r>
      <w:r w:rsidR="00B42133">
        <w:t>s</w:t>
      </w:r>
      <w:r>
        <w:t xml:space="preserve"> </w:t>
      </w:r>
      <w:r w:rsidR="00B42133">
        <w:t>j</w:t>
      </w:r>
      <w:r>
        <w:t xml:space="preserve">ob </w:t>
      </w:r>
      <w:r w:rsidR="00B42133">
        <w:t>c</w:t>
      </w:r>
      <w:r>
        <w:t xml:space="preserve">ompletion </w:t>
      </w:r>
      <w:r w:rsidR="00B42133">
        <w:t>t</w:t>
      </w:r>
      <w:r>
        <w:t xml:space="preserve">ime by as much as 300% - 400%, </w:t>
      </w:r>
      <w:r w:rsidR="00B42133">
        <w:t>as well as reduce overall task latency variance</w:t>
      </w:r>
      <w:r>
        <w:t xml:space="preserve">. We find stragglers </w:t>
      </w:r>
      <w:r w:rsidR="00B42133">
        <w:t xml:space="preserve">appear to be </w:t>
      </w:r>
      <w:r>
        <w:t>temporal</w:t>
      </w:r>
      <w:r w:rsidR="00B42133">
        <w:t>ly related</w:t>
      </w:r>
      <w:r w:rsidR="0076156A">
        <w:t>, and that</w:t>
      </w:r>
      <w:r>
        <w:t xml:space="preserve"> </w:t>
      </w:r>
      <w:r w:rsidR="00B42133">
        <w:t>their</w:t>
      </w:r>
      <w:r>
        <w:t xml:space="preserve"> manifestation </w:t>
      </w:r>
      <w:r w:rsidR="0076156A">
        <w:t>is influenced by resource contention within s</w:t>
      </w:r>
      <w:r>
        <w:t>chedu</w:t>
      </w:r>
      <w:r w:rsidR="0076156A">
        <w:t>ler</w:t>
      </w:r>
      <w:r>
        <w:t xml:space="preserve"> architecture</w:t>
      </w:r>
      <w:r w:rsidR="0076156A">
        <w:t>s</w:t>
      </w:r>
      <w:r>
        <w:t>. As such we have identified a need for dynamicity of slot</w:t>
      </w:r>
      <w:ins w:id="381" w:author="Garraghan, Peter" w:date="2019-10-17T21:26:00Z">
        <w:r w:rsidR="00AC5442">
          <w:t xml:space="preserve"> </w:t>
        </w:r>
      </w:ins>
      <w:del w:id="382" w:author="Garraghan, Peter" w:date="2019-10-17T21:26:00Z">
        <w:r w:rsidDel="00AC5442">
          <w:delText xml:space="preserve"> </w:delText>
        </w:r>
      </w:del>
      <w:r>
        <w:t>based schedulers, capable of observing dominant workload characteristics and trends</w:t>
      </w:r>
      <w:ins w:id="383" w:author="Lindsay, Dominic (lindsay4)" w:date="2019-10-18T19:59:00Z">
        <w:r w:rsidR="005E5580">
          <w:t>,</w:t>
        </w:r>
      </w:ins>
      <w:r>
        <w:t xml:space="preserve"> accounting for </w:t>
      </w:r>
      <w:r w:rsidR="0076156A">
        <w:t>contention</w:t>
      </w:r>
      <w:r>
        <w:t xml:space="preserve"> caused by </w:t>
      </w:r>
      <w:r w:rsidR="008F502E">
        <w:t>machine resource constraints</w:t>
      </w:r>
      <w:r>
        <w:t>.</w:t>
      </w:r>
    </w:p>
    <w:p w14:paraId="31A3FA89" w14:textId="743F650B" w:rsidR="0065767A" w:rsidRDefault="00532295" w:rsidP="00966BF5">
      <w:pPr>
        <w:pStyle w:val="Para"/>
      </w:pPr>
      <w:r>
        <w:t xml:space="preserve">Future work includes extending the </w:t>
      </w:r>
      <w:r w:rsidR="3036C012">
        <w:t>PRISM framework</w:t>
      </w:r>
      <w:r>
        <w:t xml:space="preserve"> in order to capture a wider variety of scheduler architectures, workload types, and complex submission patterns</w:t>
      </w:r>
      <w:r w:rsidR="00B30D65">
        <w:t xml:space="preserve"> including multistage frameworks such as </w:t>
      </w:r>
      <w:r w:rsidR="0070256E">
        <w:t xml:space="preserve">Apache </w:t>
      </w:r>
      <w:proofErr w:type="spellStart"/>
      <w:r w:rsidR="00B30D65">
        <w:t>Tez</w:t>
      </w:r>
      <w:proofErr w:type="spellEnd"/>
      <w:r w:rsidR="3036C012">
        <w:t>.</w:t>
      </w:r>
      <w:r>
        <w:t xml:space="preserve"> Furthermore,</w:t>
      </w:r>
      <w:r w:rsidR="3036C012">
        <w:t xml:space="preserve"> we </w:t>
      </w:r>
      <w:r>
        <w:t>aim to</w:t>
      </w:r>
      <w:r w:rsidR="3036C012">
        <w:t xml:space="preserve"> extend </w:t>
      </w:r>
      <w:r w:rsidR="3036C012">
        <w:t>the framework to interface with telemetry services, as well as integration into Kubernetes.</w:t>
      </w:r>
      <w:r w:rsidR="00966BF5">
        <w:t xml:space="preserve"> Moreover, we aim to make the platform publicly available</w:t>
      </w:r>
      <w:del w:id="384" w:author="Lindsay, Dominic (lindsay4)" w:date="2019-10-18T19:59:00Z">
        <w:r w:rsidR="00966BF5" w:rsidDel="005E5580">
          <w:delText xml:space="preserve"> to</w:delText>
        </w:r>
      </w:del>
      <w:ins w:id="385" w:author="Lindsay, Dominic (lindsay4)" w:date="2019-10-18T19:59:00Z">
        <w:r w:rsidR="005E5580">
          <w:t>;</w:t>
        </w:r>
      </w:ins>
      <w:r w:rsidR="00966BF5">
        <w:t xml:space="preserve"> allow</w:t>
      </w:r>
      <w:ins w:id="386" w:author="Lindsay, Dominic (lindsay4)" w:date="2019-10-18T19:59:00Z">
        <w:r w:rsidR="005E5580">
          <w:t>ing</w:t>
        </w:r>
      </w:ins>
      <w:r w:rsidR="00966BF5">
        <w:t xml:space="preserve"> researchers to rapidly deploy containerized cluster environments and</w:t>
      </w:r>
      <w:bookmarkStart w:id="387" w:name="_GoBack"/>
      <w:bookmarkEnd w:id="387"/>
      <w:r w:rsidR="00966BF5">
        <w:t xml:space="preserve"> design experiments.</w:t>
      </w:r>
    </w:p>
    <w:p w14:paraId="7ACF351B" w14:textId="77777777" w:rsidR="00052C34" w:rsidRPr="00586A35" w:rsidRDefault="00052C34" w:rsidP="700D3818">
      <w:pPr>
        <w:pStyle w:val="AckHead"/>
        <w:spacing w:after="120"/>
        <w:rPr>
          <w:highlight w:val="green"/>
        </w:rPr>
      </w:pPr>
      <w:r w:rsidRPr="00586A35">
        <w:rPr>
          <w14:ligatures w14:val="standard"/>
        </w:rPr>
        <w:t>ACKNOWLEDGMENTS</w:t>
      </w:r>
    </w:p>
    <w:p w14:paraId="7A3536C1" w14:textId="135BD36D" w:rsidR="00B359F1" w:rsidRPr="003349CA" w:rsidRDefault="00B359F1" w:rsidP="0022362C">
      <w:pPr>
        <w:pStyle w:val="Para"/>
        <w:rPr>
          <w:szCs w:val="18"/>
          <w:rPrChange w:id="388" w:author="Garraghan, Peter" w:date="2019-10-17T21:21:00Z">
            <w:rPr>
              <w:sz w:val="16"/>
              <w:szCs w:val="16"/>
            </w:rPr>
          </w:rPrChange>
        </w:rPr>
      </w:pPr>
      <w:r w:rsidRPr="003349CA">
        <w:rPr>
          <w:szCs w:val="18"/>
          <w:rPrChange w:id="389" w:author="Garraghan, Peter" w:date="2019-10-17T21:21:00Z">
            <w:rPr>
              <w:sz w:val="16"/>
              <w:szCs w:val="16"/>
            </w:rPr>
          </w:rPrChange>
        </w:rPr>
        <w:t>This work is supported by the Engineering and Physical Sciences Research Council (EPSRC) (EP/P031617/1).</w:t>
      </w:r>
    </w:p>
    <w:p w14:paraId="66828452" w14:textId="77777777" w:rsidR="0007392C" w:rsidRPr="0065767A" w:rsidRDefault="00AA5BF1" w:rsidP="00AA5BF1">
      <w:pPr>
        <w:pStyle w:val="ReferenceHead"/>
        <w:rPr>
          <w14:ligatures w14:val="standard"/>
        </w:rPr>
      </w:pPr>
      <w:r w:rsidRPr="0065767A">
        <w:rPr>
          <w14:ligatures w14:val="standard"/>
        </w:rPr>
        <w:t>REFERENCES</w:t>
      </w:r>
    </w:p>
    <w:p w14:paraId="381B2185" w14:textId="77777777" w:rsidR="1883B630" w:rsidRPr="0065767A" w:rsidRDefault="1883B630" w:rsidP="1883B630">
      <w:pPr>
        <w:pStyle w:val="ListParagraph"/>
        <w:numPr>
          <w:ilvl w:val="0"/>
          <w:numId w:val="34"/>
        </w:numPr>
        <w:rPr>
          <w:sz w:val="14"/>
          <w:szCs w:val="14"/>
        </w:rPr>
      </w:pPr>
      <w:r w:rsidRPr="0065767A">
        <w:rPr>
          <w:sz w:val="14"/>
          <w:szCs w:val="14"/>
        </w:rPr>
        <w:t>Q. Zhang, L. Liu, C. Pu, Q. Dou, L. Wu, W. Zhou, “A Comparative Study of Containers and Virtual Machines in Big Data Environment,” IEEE International Conference on Cloud Computing (CLOUD), pp. 178–185, 2018.</w:t>
      </w:r>
    </w:p>
    <w:p w14:paraId="03E1BC18" w14:textId="77777777" w:rsidR="1883B630" w:rsidRPr="0065767A" w:rsidRDefault="00AC634B" w:rsidP="1883B630">
      <w:pPr>
        <w:numPr>
          <w:ilvl w:val="0"/>
          <w:numId w:val="34"/>
        </w:numPr>
        <w:rPr>
          <w:sz w:val="14"/>
          <w:szCs w:val="14"/>
        </w:rPr>
      </w:pPr>
      <w:r>
        <w:rPr>
          <w:sz w:val="14"/>
          <w:szCs w:val="14"/>
        </w:rPr>
        <w:t>J. Dean, L A. Barroso,</w:t>
      </w:r>
      <w:r w:rsidR="1883B630" w:rsidRPr="0065767A">
        <w:rPr>
          <w:sz w:val="14"/>
          <w:szCs w:val="14"/>
        </w:rPr>
        <w:t xml:space="preserve">”The tail at scale”, ACM </w:t>
      </w:r>
      <w:r w:rsidR="00AB6655" w:rsidRPr="0065767A">
        <w:rPr>
          <w:sz w:val="14"/>
          <w:szCs w:val="14"/>
        </w:rPr>
        <w:t>Communications</w:t>
      </w:r>
      <w:r w:rsidR="1883B630" w:rsidRPr="0065767A">
        <w:rPr>
          <w:sz w:val="14"/>
          <w:szCs w:val="14"/>
        </w:rPr>
        <w:t xml:space="preserve"> 56, pp. 74–80, 2013.</w:t>
      </w:r>
    </w:p>
    <w:p w14:paraId="05F990DB" w14:textId="280EA110" w:rsidR="1883B630" w:rsidRDefault="1883B630" w:rsidP="1883B630">
      <w:pPr>
        <w:numPr>
          <w:ilvl w:val="0"/>
          <w:numId w:val="34"/>
        </w:numPr>
        <w:rPr>
          <w:sz w:val="14"/>
          <w:szCs w:val="14"/>
        </w:rPr>
      </w:pPr>
      <w:r w:rsidRPr="0065767A">
        <w:rPr>
          <w:sz w:val="14"/>
          <w:szCs w:val="14"/>
        </w:rPr>
        <w:t>P. Garraghan</w:t>
      </w:r>
      <w:r w:rsidRPr="1883B630">
        <w:rPr>
          <w:sz w:val="14"/>
          <w:szCs w:val="14"/>
        </w:rPr>
        <w:t>, X. Ouyang, R. Yang, D. McKee, J. Xu, “Straggler Root-Cause and Impact Analysis for Massive-scale Virtualized Cloud Datacenters,” IEEE Transactions on Services Computing, 2016.</w:t>
      </w:r>
    </w:p>
    <w:p w14:paraId="5236D482" w14:textId="77777777" w:rsidR="1883B630" w:rsidRDefault="1883B630" w:rsidP="1883B630">
      <w:pPr>
        <w:numPr>
          <w:ilvl w:val="0"/>
          <w:numId w:val="34"/>
        </w:numPr>
        <w:rPr>
          <w:sz w:val="14"/>
          <w:szCs w:val="14"/>
        </w:rPr>
      </w:pPr>
      <w:r w:rsidRPr="1883B630">
        <w:rPr>
          <w:sz w:val="14"/>
          <w:szCs w:val="14"/>
        </w:rPr>
        <w:t xml:space="preserve">G. Ananthanarayanan, A. </w:t>
      </w:r>
      <w:proofErr w:type="spellStart"/>
      <w:r w:rsidRPr="1883B630">
        <w:rPr>
          <w:sz w:val="14"/>
          <w:szCs w:val="14"/>
        </w:rPr>
        <w:t>Ghodsi</w:t>
      </w:r>
      <w:proofErr w:type="spellEnd"/>
      <w:r w:rsidRPr="1883B630">
        <w:rPr>
          <w:sz w:val="14"/>
          <w:szCs w:val="14"/>
        </w:rPr>
        <w:t xml:space="preserve">, S. </w:t>
      </w:r>
      <w:proofErr w:type="spellStart"/>
      <w:r w:rsidRPr="1883B630">
        <w:rPr>
          <w:sz w:val="14"/>
          <w:szCs w:val="14"/>
        </w:rPr>
        <w:t>Shenker</w:t>
      </w:r>
      <w:proofErr w:type="spellEnd"/>
      <w:r w:rsidRPr="1883B630">
        <w:rPr>
          <w:sz w:val="14"/>
          <w:szCs w:val="14"/>
        </w:rPr>
        <w:t xml:space="preserve">, and I. </w:t>
      </w:r>
      <w:proofErr w:type="spellStart"/>
      <w:r w:rsidRPr="1883B630">
        <w:rPr>
          <w:sz w:val="14"/>
          <w:szCs w:val="14"/>
        </w:rPr>
        <w:t>Stoica</w:t>
      </w:r>
      <w:proofErr w:type="spellEnd"/>
      <w:r w:rsidRPr="1883B630">
        <w:rPr>
          <w:sz w:val="14"/>
          <w:szCs w:val="14"/>
        </w:rPr>
        <w:t>. "Effective Straggler Mitigation: Attack of the Clones." In NSDI, vol. 13, pp. 185-198. 2013.</w:t>
      </w:r>
    </w:p>
    <w:p w14:paraId="1C836CD9" w14:textId="77777777" w:rsidR="1883B630" w:rsidRDefault="0065767A" w:rsidP="1883B630">
      <w:pPr>
        <w:numPr>
          <w:ilvl w:val="0"/>
          <w:numId w:val="34"/>
        </w:numPr>
        <w:rPr>
          <w:sz w:val="14"/>
          <w:szCs w:val="14"/>
        </w:rPr>
      </w:pPr>
      <w:r>
        <w:rPr>
          <w:sz w:val="14"/>
          <w:szCs w:val="14"/>
        </w:rPr>
        <w:t xml:space="preserve">E. </w:t>
      </w:r>
      <w:proofErr w:type="spellStart"/>
      <w:r w:rsidR="1883B630" w:rsidRPr="1883B630">
        <w:rPr>
          <w:sz w:val="14"/>
          <w:szCs w:val="14"/>
        </w:rPr>
        <w:t>Coppa</w:t>
      </w:r>
      <w:proofErr w:type="spellEnd"/>
      <w:r w:rsidR="1883B630" w:rsidRPr="1883B630">
        <w:rPr>
          <w:sz w:val="14"/>
          <w:szCs w:val="14"/>
        </w:rPr>
        <w:t>, I</w:t>
      </w:r>
      <w:r>
        <w:rPr>
          <w:sz w:val="14"/>
          <w:szCs w:val="14"/>
        </w:rPr>
        <w:t>.</w:t>
      </w:r>
      <w:r w:rsidR="1883B630" w:rsidRPr="1883B630">
        <w:rPr>
          <w:sz w:val="14"/>
          <w:szCs w:val="14"/>
        </w:rPr>
        <w:t xml:space="preserve"> Finocchi. "On data skewness, stragglers, and MapReduce progress indicators." ACM Symposium on Cloud Computing, pp. 139-152. 2015.</w:t>
      </w:r>
    </w:p>
    <w:p w14:paraId="78F390B4" w14:textId="77777777" w:rsidR="1883B630" w:rsidRDefault="1883B630" w:rsidP="1883B630">
      <w:pPr>
        <w:numPr>
          <w:ilvl w:val="0"/>
          <w:numId w:val="34"/>
        </w:numPr>
        <w:rPr>
          <w:sz w:val="14"/>
          <w:szCs w:val="14"/>
        </w:rPr>
      </w:pPr>
      <w:r w:rsidRPr="1883B630">
        <w:rPr>
          <w:sz w:val="14"/>
          <w:szCs w:val="14"/>
        </w:rPr>
        <w:t xml:space="preserve">F. </w:t>
      </w:r>
      <w:proofErr w:type="spellStart"/>
      <w:r w:rsidRPr="1883B630">
        <w:rPr>
          <w:sz w:val="14"/>
          <w:szCs w:val="14"/>
        </w:rPr>
        <w:t>Farshid</w:t>
      </w:r>
      <w:proofErr w:type="spellEnd"/>
      <w:r w:rsidRPr="1883B630">
        <w:rPr>
          <w:sz w:val="14"/>
          <w:szCs w:val="14"/>
        </w:rPr>
        <w:t>. "Stochastic modeling and optimization of st</w:t>
      </w:r>
      <w:r w:rsidR="00344281">
        <w:rPr>
          <w:sz w:val="14"/>
          <w:szCs w:val="14"/>
        </w:rPr>
        <w:t>ragglers in M</w:t>
      </w:r>
      <w:r w:rsidR="00AC634B">
        <w:rPr>
          <w:sz w:val="14"/>
          <w:szCs w:val="14"/>
        </w:rPr>
        <w:t>ap</w:t>
      </w:r>
      <w:r w:rsidR="00344281">
        <w:rPr>
          <w:sz w:val="14"/>
          <w:szCs w:val="14"/>
        </w:rPr>
        <w:t>R</w:t>
      </w:r>
      <w:r w:rsidR="00AC634B">
        <w:rPr>
          <w:sz w:val="14"/>
          <w:szCs w:val="14"/>
        </w:rPr>
        <w:t>educe framework,</w:t>
      </w:r>
      <w:r w:rsidRPr="1883B630">
        <w:rPr>
          <w:sz w:val="14"/>
          <w:szCs w:val="14"/>
        </w:rPr>
        <w:t>" Thesis</w:t>
      </w:r>
      <w:r w:rsidR="00AC634B">
        <w:rPr>
          <w:sz w:val="14"/>
          <w:szCs w:val="14"/>
        </w:rPr>
        <w:t>,</w:t>
      </w:r>
      <w:r w:rsidRPr="1883B630">
        <w:rPr>
          <w:sz w:val="14"/>
          <w:szCs w:val="14"/>
        </w:rPr>
        <w:t xml:space="preserve"> The Pennsylvania State University, 2015.</w:t>
      </w:r>
    </w:p>
    <w:p w14:paraId="33033B5C" w14:textId="77777777" w:rsidR="1883B630" w:rsidRDefault="1883B630" w:rsidP="1883B630">
      <w:pPr>
        <w:numPr>
          <w:ilvl w:val="0"/>
          <w:numId w:val="34"/>
        </w:numPr>
        <w:rPr>
          <w:sz w:val="14"/>
          <w:szCs w:val="14"/>
        </w:rPr>
      </w:pPr>
      <w:r w:rsidRPr="1883B630">
        <w:rPr>
          <w:sz w:val="14"/>
          <w:szCs w:val="14"/>
        </w:rPr>
        <w:t xml:space="preserve">M. </w:t>
      </w:r>
      <w:proofErr w:type="spellStart"/>
      <w:r w:rsidRPr="1883B630">
        <w:rPr>
          <w:sz w:val="14"/>
          <w:szCs w:val="14"/>
        </w:rPr>
        <w:t>Zaharia</w:t>
      </w:r>
      <w:proofErr w:type="spellEnd"/>
      <w:r w:rsidRPr="1883B630">
        <w:rPr>
          <w:sz w:val="14"/>
          <w:szCs w:val="14"/>
        </w:rPr>
        <w:t xml:space="preserve">, </w:t>
      </w:r>
      <w:r w:rsidR="0065767A">
        <w:rPr>
          <w:sz w:val="14"/>
          <w:szCs w:val="14"/>
        </w:rPr>
        <w:t>et al</w:t>
      </w:r>
      <w:r w:rsidRPr="1883B630">
        <w:rPr>
          <w:sz w:val="14"/>
          <w:szCs w:val="14"/>
        </w:rPr>
        <w:t xml:space="preserve">. "Resilient distributed datasets: A fault-tolerant abstraction for in-memory cluster computing." USENIX </w:t>
      </w:r>
      <w:r w:rsidR="0065767A">
        <w:rPr>
          <w:sz w:val="14"/>
          <w:szCs w:val="14"/>
        </w:rPr>
        <w:t>NSDI</w:t>
      </w:r>
      <w:r w:rsidR="00AC634B">
        <w:rPr>
          <w:sz w:val="14"/>
          <w:szCs w:val="14"/>
        </w:rPr>
        <w:t>,</w:t>
      </w:r>
      <w:r w:rsidRPr="1883B630">
        <w:rPr>
          <w:sz w:val="14"/>
          <w:szCs w:val="14"/>
        </w:rPr>
        <w:t xml:space="preserve"> 2012.</w:t>
      </w:r>
    </w:p>
    <w:p w14:paraId="1E08F68A" w14:textId="77777777" w:rsidR="1883B630" w:rsidRDefault="1883B630" w:rsidP="1883B630">
      <w:pPr>
        <w:numPr>
          <w:ilvl w:val="0"/>
          <w:numId w:val="34"/>
        </w:numPr>
        <w:rPr>
          <w:sz w:val="14"/>
          <w:szCs w:val="14"/>
        </w:rPr>
      </w:pPr>
      <w:r w:rsidRPr="1883B630">
        <w:rPr>
          <w:sz w:val="14"/>
          <w:szCs w:val="14"/>
        </w:rPr>
        <w:t xml:space="preserve">X. Ouyang, P. Garraghan, B. Primas, D. McKee, P. Townend, J. Xu, “Adaptive Speculation for Efficient </w:t>
      </w:r>
      <w:proofErr w:type="spellStart"/>
      <w:r w:rsidRPr="1883B630">
        <w:rPr>
          <w:sz w:val="14"/>
          <w:szCs w:val="14"/>
        </w:rPr>
        <w:t>Internetware</w:t>
      </w:r>
      <w:proofErr w:type="spellEnd"/>
      <w:r w:rsidRPr="1883B630">
        <w:rPr>
          <w:sz w:val="14"/>
          <w:szCs w:val="14"/>
        </w:rPr>
        <w:t xml:space="preserve"> Application Execution in Clouds, ACM Transactions on Internet Technology, 2018.</w:t>
      </w:r>
    </w:p>
    <w:p w14:paraId="58E6D5DC" w14:textId="3C1D6B32" w:rsidR="1883B630" w:rsidRPr="0065767A" w:rsidRDefault="1883B630" w:rsidP="1883B630">
      <w:pPr>
        <w:numPr>
          <w:ilvl w:val="0"/>
          <w:numId w:val="34"/>
        </w:numPr>
        <w:rPr>
          <w:sz w:val="14"/>
          <w:szCs w:val="14"/>
        </w:rPr>
      </w:pPr>
      <w:r w:rsidRPr="0065767A">
        <w:rPr>
          <w:sz w:val="14"/>
          <w:szCs w:val="14"/>
        </w:rPr>
        <w:t xml:space="preserve">R. N. </w:t>
      </w:r>
      <w:proofErr w:type="spellStart"/>
      <w:r w:rsidRPr="0065767A">
        <w:rPr>
          <w:sz w:val="14"/>
          <w:szCs w:val="14"/>
        </w:rPr>
        <w:t>Calherios</w:t>
      </w:r>
      <w:proofErr w:type="spellEnd"/>
      <w:r w:rsidRPr="0065767A">
        <w:rPr>
          <w:sz w:val="14"/>
          <w:szCs w:val="14"/>
        </w:rPr>
        <w:t xml:space="preserve">, R. Ranjan, A. </w:t>
      </w:r>
      <w:proofErr w:type="spellStart"/>
      <w:r w:rsidRPr="0065767A">
        <w:rPr>
          <w:sz w:val="14"/>
          <w:szCs w:val="14"/>
        </w:rPr>
        <w:t>Beloglazov</w:t>
      </w:r>
      <w:proofErr w:type="spellEnd"/>
      <w:r w:rsidRPr="0065767A">
        <w:rPr>
          <w:sz w:val="14"/>
          <w:szCs w:val="14"/>
        </w:rPr>
        <w:t xml:space="preserve">, C. De Rose, R. </w:t>
      </w:r>
      <w:proofErr w:type="spellStart"/>
      <w:r w:rsidRPr="0065767A">
        <w:rPr>
          <w:sz w:val="14"/>
          <w:szCs w:val="14"/>
        </w:rPr>
        <w:t>Buyya</w:t>
      </w:r>
      <w:proofErr w:type="spellEnd"/>
      <w:r w:rsidRPr="0065767A">
        <w:rPr>
          <w:sz w:val="14"/>
          <w:szCs w:val="14"/>
        </w:rPr>
        <w:t>, “</w:t>
      </w:r>
      <w:proofErr w:type="spellStart"/>
      <w:r w:rsidRPr="0065767A">
        <w:rPr>
          <w:sz w:val="14"/>
          <w:szCs w:val="14"/>
        </w:rPr>
        <w:t>CloudSim</w:t>
      </w:r>
      <w:proofErr w:type="spellEnd"/>
      <w:r w:rsidRPr="0065767A">
        <w:rPr>
          <w:sz w:val="14"/>
          <w:szCs w:val="14"/>
        </w:rPr>
        <w:t xml:space="preserve">: A Toolkit for Modeling and Simulation of Cloud Computing </w:t>
      </w:r>
      <w:del w:id="390" w:author="Lindsay, Dominic (lindsay4)" w:date="2019-10-18T19:42:00Z">
        <w:r w:rsidRPr="0065767A" w:rsidDel="006F4897">
          <w:rPr>
            <w:sz w:val="14"/>
            <w:szCs w:val="14"/>
          </w:rPr>
          <w:delText>Environemtns</w:delText>
        </w:r>
      </w:del>
      <w:ins w:id="391" w:author="Lindsay, Dominic (lindsay4)" w:date="2019-10-18T19:42:00Z">
        <w:r w:rsidR="006F4897" w:rsidRPr="0065767A">
          <w:rPr>
            <w:sz w:val="14"/>
            <w:szCs w:val="14"/>
          </w:rPr>
          <w:t>Environments</w:t>
        </w:r>
      </w:ins>
      <w:r w:rsidRPr="0065767A">
        <w:rPr>
          <w:sz w:val="14"/>
          <w:szCs w:val="14"/>
        </w:rPr>
        <w:t xml:space="preserve"> and Evaluation of Resource Provisioning Algorithms”, Software: </w:t>
      </w:r>
      <w:proofErr w:type="spellStart"/>
      <w:r w:rsidRPr="0065767A">
        <w:rPr>
          <w:sz w:val="14"/>
          <w:szCs w:val="14"/>
        </w:rPr>
        <w:t>Practise</w:t>
      </w:r>
      <w:proofErr w:type="spellEnd"/>
      <w:r w:rsidRPr="0065767A">
        <w:rPr>
          <w:sz w:val="14"/>
          <w:szCs w:val="14"/>
        </w:rPr>
        <w:t xml:space="preserve"> and Experience, pp. 23-50, 2011.</w:t>
      </w:r>
    </w:p>
    <w:p w14:paraId="2AA74EF0" w14:textId="4FA63248" w:rsidR="1883B630" w:rsidRDefault="1883B630" w:rsidP="1883B630">
      <w:pPr>
        <w:numPr>
          <w:ilvl w:val="0"/>
          <w:numId w:val="34"/>
        </w:numPr>
        <w:rPr>
          <w:sz w:val="14"/>
          <w:szCs w:val="14"/>
        </w:rPr>
      </w:pPr>
      <w:r w:rsidRPr="1883B630">
        <w:rPr>
          <w:sz w:val="14"/>
          <w:szCs w:val="14"/>
        </w:rPr>
        <w:t>J. Dean, S. Ghemawat, “MapReduce: Simpliﬁed Data Processing on Large Clusters,” AC</w:t>
      </w:r>
      <w:ins w:id="392" w:author="Lindsay, Dominic (lindsay4)" w:date="2019-10-18T19:43:00Z">
        <w:r w:rsidR="006F4897">
          <w:rPr>
            <w:sz w:val="14"/>
            <w:szCs w:val="14"/>
          </w:rPr>
          <w:t>M</w:t>
        </w:r>
      </w:ins>
      <w:r w:rsidRPr="1883B630">
        <w:rPr>
          <w:sz w:val="14"/>
          <w:szCs w:val="14"/>
        </w:rPr>
        <w:t xml:space="preserve"> Communications pp. 107–113, 2013.</w:t>
      </w:r>
    </w:p>
    <w:p w14:paraId="6F8C03E2" w14:textId="77777777" w:rsidR="1883B630" w:rsidRDefault="1883B630" w:rsidP="1883B630">
      <w:pPr>
        <w:numPr>
          <w:ilvl w:val="0"/>
          <w:numId w:val="34"/>
        </w:numPr>
        <w:rPr>
          <w:sz w:val="14"/>
          <w:szCs w:val="14"/>
        </w:rPr>
      </w:pPr>
      <w:r w:rsidRPr="1883B630">
        <w:rPr>
          <w:sz w:val="14"/>
          <w:szCs w:val="14"/>
        </w:rPr>
        <w:t>M. A. Rodriguez and R. Buyya, “Container-based Cluster Orchestration Systems</w:t>
      </w:r>
      <w:del w:id="393" w:author="Garraghan, Peter" w:date="2019-10-17T21:15:00Z">
        <w:r w:rsidRPr="1883B630" w:rsidDel="001F6C83">
          <w:rPr>
            <w:sz w:val="14"/>
            <w:szCs w:val="14"/>
          </w:rPr>
          <w:delText xml:space="preserve"> </w:delText>
        </w:r>
      </w:del>
      <w:r w:rsidRPr="1883B630">
        <w:rPr>
          <w:sz w:val="14"/>
          <w:szCs w:val="14"/>
        </w:rPr>
        <w:t>: A Taxono</w:t>
      </w:r>
      <w:r w:rsidR="00AB6655">
        <w:rPr>
          <w:sz w:val="14"/>
          <w:szCs w:val="14"/>
        </w:rPr>
        <w:t xml:space="preserve">my and Future Directions,” </w:t>
      </w:r>
      <w:del w:id="394" w:author="Garraghan, Peter" w:date="2019-10-17T21:15:00Z">
        <w:r w:rsidRPr="1883B630" w:rsidDel="001F6C83">
          <w:rPr>
            <w:sz w:val="14"/>
            <w:szCs w:val="14"/>
          </w:rPr>
          <w:delText xml:space="preserve"> </w:delText>
        </w:r>
      </w:del>
      <w:r w:rsidRPr="1883B630">
        <w:rPr>
          <w:sz w:val="14"/>
          <w:szCs w:val="14"/>
        </w:rPr>
        <w:t>pp. 1–19, 2016.</w:t>
      </w:r>
    </w:p>
    <w:p w14:paraId="697DE5DE" w14:textId="77777777" w:rsidR="33C4ECA9" w:rsidRDefault="00AB6655" w:rsidP="33C4ECA9">
      <w:pPr>
        <w:pStyle w:val="ListParagraph"/>
        <w:numPr>
          <w:ilvl w:val="0"/>
          <w:numId w:val="34"/>
        </w:numPr>
        <w:rPr>
          <w:sz w:val="14"/>
          <w:szCs w:val="14"/>
        </w:rPr>
      </w:pPr>
      <w:r>
        <w:rPr>
          <w:sz w:val="14"/>
          <w:szCs w:val="14"/>
        </w:rPr>
        <w:t xml:space="preserve">C. </w:t>
      </w:r>
      <w:proofErr w:type="spellStart"/>
      <w:r>
        <w:rPr>
          <w:sz w:val="14"/>
          <w:szCs w:val="14"/>
        </w:rPr>
        <w:t>Pahl</w:t>
      </w:r>
      <w:proofErr w:type="spellEnd"/>
      <w:r>
        <w:rPr>
          <w:sz w:val="14"/>
          <w:szCs w:val="14"/>
        </w:rPr>
        <w:t>.</w:t>
      </w:r>
      <w:r w:rsidR="33C4ECA9" w:rsidRPr="33C4ECA9">
        <w:rPr>
          <w:sz w:val="14"/>
          <w:szCs w:val="14"/>
        </w:rPr>
        <w:t xml:space="preserve"> B. Lee, “Containers and Clusters for Edge Cloud Architec</w:t>
      </w:r>
      <w:r>
        <w:rPr>
          <w:sz w:val="14"/>
          <w:szCs w:val="14"/>
        </w:rPr>
        <w:t xml:space="preserve">tures – A Technology Review.” </w:t>
      </w:r>
      <w:r w:rsidR="33C4ECA9" w:rsidRPr="33C4ECA9">
        <w:rPr>
          <w:sz w:val="14"/>
          <w:szCs w:val="14"/>
        </w:rPr>
        <w:t>International Conference on Future Internet of Things and Cloud</w:t>
      </w:r>
      <w:r>
        <w:rPr>
          <w:sz w:val="14"/>
          <w:szCs w:val="14"/>
        </w:rPr>
        <w:t>, 2015.</w:t>
      </w:r>
    </w:p>
    <w:p w14:paraId="1DE85DBA"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Nannicini</w:t>
      </w:r>
      <w:proofErr w:type="spellEnd"/>
      <w:r w:rsidRPr="33C4ECA9">
        <w:rPr>
          <w:sz w:val="14"/>
          <w:szCs w:val="14"/>
        </w:rPr>
        <w:t>, "Straggler Mitigation by Delayed Relaunch of Tasks." ACM SIGMETRICS Performa</w:t>
      </w:r>
      <w:r w:rsidR="00B57F57">
        <w:rPr>
          <w:sz w:val="14"/>
          <w:szCs w:val="14"/>
        </w:rPr>
        <w:t xml:space="preserve">nce Evaluation </w:t>
      </w:r>
      <w:proofErr w:type="spellStart"/>
      <w:proofErr w:type="gramStart"/>
      <w:r w:rsidR="00B57F57">
        <w:rPr>
          <w:sz w:val="14"/>
          <w:szCs w:val="14"/>
        </w:rPr>
        <w:t>Review,pp</w:t>
      </w:r>
      <w:proofErr w:type="spellEnd"/>
      <w:r w:rsidR="00B57F57">
        <w:rPr>
          <w:sz w:val="14"/>
          <w:szCs w:val="14"/>
        </w:rPr>
        <w:t>.</w:t>
      </w:r>
      <w:proofErr w:type="gramEnd"/>
      <w:r w:rsidR="00B57F57">
        <w:rPr>
          <w:sz w:val="14"/>
          <w:szCs w:val="14"/>
        </w:rPr>
        <w:t xml:space="preserve"> </w:t>
      </w:r>
      <w:r w:rsidRPr="33C4ECA9">
        <w:rPr>
          <w:sz w:val="14"/>
          <w:szCs w:val="14"/>
        </w:rPr>
        <w:t>248-248</w:t>
      </w:r>
      <w:r w:rsidR="00B57F57">
        <w:rPr>
          <w:sz w:val="14"/>
          <w:szCs w:val="14"/>
        </w:rPr>
        <w:t>, 2018</w:t>
      </w:r>
      <w:r w:rsidRPr="33C4ECA9">
        <w:rPr>
          <w:sz w:val="14"/>
          <w:szCs w:val="14"/>
        </w:rPr>
        <w:t>.</w:t>
      </w:r>
    </w:p>
    <w:p w14:paraId="76606782" w14:textId="77777777" w:rsidR="1883B630" w:rsidRDefault="003E032D" w:rsidP="1883B630">
      <w:pPr>
        <w:numPr>
          <w:ilvl w:val="0"/>
          <w:numId w:val="34"/>
        </w:numPr>
        <w:rPr>
          <w:sz w:val="14"/>
          <w:szCs w:val="14"/>
        </w:rPr>
      </w:pPr>
      <w:r>
        <w:rPr>
          <w:sz w:val="14"/>
          <w:szCs w:val="14"/>
        </w:rPr>
        <w:t xml:space="preserve">M. </w:t>
      </w:r>
      <w:proofErr w:type="spellStart"/>
      <w:r>
        <w:rPr>
          <w:sz w:val="14"/>
          <w:szCs w:val="14"/>
        </w:rPr>
        <w:t>Bux</w:t>
      </w:r>
      <w:proofErr w:type="spellEnd"/>
      <w:r>
        <w:rPr>
          <w:sz w:val="14"/>
          <w:szCs w:val="14"/>
        </w:rPr>
        <w:t>, L</w:t>
      </w:r>
      <w:r w:rsidR="33C4ECA9" w:rsidRPr="33C4ECA9">
        <w:rPr>
          <w:sz w:val="14"/>
          <w:szCs w:val="14"/>
        </w:rPr>
        <w:t>. Ulf "</w:t>
      </w:r>
      <w:proofErr w:type="spellStart"/>
      <w:r w:rsidR="33C4ECA9" w:rsidRPr="33C4ECA9">
        <w:rPr>
          <w:sz w:val="14"/>
          <w:szCs w:val="14"/>
        </w:rPr>
        <w:t>Dynamiccloudsim</w:t>
      </w:r>
      <w:proofErr w:type="spellEnd"/>
      <w:r w:rsidR="33C4ECA9" w:rsidRPr="33C4ECA9">
        <w:rPr>
          <w:sz w:val="14"/>
          <w:szCs w:val="14"/>
        </w:rPr>
        <w:t>: Simulating heterogeneity in computational clouds." Future Generation Computer Systems, pp. 85-99, 2015.</w:t>
      </w:r>
    </w:p>
    <w:p w14:paraId="6B6FD63E" w14:textId="77777777" w:rsidR="1883B630" w:rsidRDefault="33C4ECA9" w:rsidP="33C4ECA9">
      <w:pPr>
        <w:numPr>
          <w:ilvl w:val="0"/>
          <w:numId w:val="34"/>
        </w:numPr>
        <w:rPr>
          <w:sz w:val="14"/>
          <w:szCs w:val="14"/>
        </w:rPr>
      </w:pPr>
      <w:r w:rsidRPr="33C4ECA9">
        <w:rPr>
          <w:sz w:val="14"/>
          <w:szCs w:val="14"/>
        </w:rPr>
        <w:t xml:space="preserve">Y. Guo, J. Rao, C. Jiang, X. Zhou. "Moving Hadoop into the cloud with flexible slot management and speculative execution." IEEE Transactions on Parallel </w:t>
      </w:r>
      <w:r w:rsidR="00AB6655">
        <w:rPr>
          <w:sz w:val="14"/>
          <w:szCs w:val="14"/>
        </w:rPr>
        <w:t xml:space="preserve">&amp; Distributed Systems, pp. </w:t>
      </w:r>
      <w:r w:rsidRPr="33C4ECA9">
        <w:rPr>
          <w:sz w:val="14"/>
          <w:szCs w:val="14"/>
        </w:rPr>
        <w:t>798-812</w:t>
      </w:r>
      <w:r w:rsidR="00AB6655">
        <w:rPr>
          <w:sz w:val="14"/>
          <w:szCs w:val="14"/>
        </w:rPr>
        <w:t>, 2017</w:t>
      </w:r>
      <w:r w:rsidRPr="33C4ECA9">
        <w:rPr>
          <w:sz w:val="14"/>
          <w:szCs w:val="14"/>
        </w:rPr>
        <w:t>.</w:t>
      </w:r>
    </w:p>
    <w:p w14:paraId="3C7AF7A5" w14:textId="77777777" w:rsidR="1883B630" w:rsidRDefault="33C4ECA9" w:rsidP="33C4ECA9">
      <w:pPr>
        <w:numPr>
          <w:ilvl w:val="0"/>
          <w:numId w:val="34"/>
        </w:numPr>
        <w:rPr>
          <w:sz w:val="14"/>
          <w:szCs w:val="14"/>
        </w:rPr>
      </w:pPr>
      <w:r w:rsidRPr="33C4ECA9">
        <w:rPr>
          <w:sz w:val="14"/>
          <w:szCs w:val="14"/>
        </w:rPr>
        <w:t xml:space="preserve">T. Phan, G. </w:t>
      </w:r>
      <w:proofErr w:type="spellStart"/>
      <w:r w:rsidRPr="33C4ECA9">
        <w:rPr>
          <w:sz w:val="14"/>
          <w:szCs w:val="14"/>
        </w:rPr>
        <w:t>Pallez</w:t>
      </w:r>
      <w:proofErr w:type="spellEnd"/>
      <w:r w:rsidRPr="33C4ECA9">
        <w:rPr>
          <w:sz w:val="14"/>
          <w:szCs w:val="14"/>
        </w:rPr>
        <w:t xml:space="preserve">, S. Ibrahim, P. Raghavan. </w:t>
      </w:r>
      <w:r w:rsidR="009C04F7">
        <w:rPr>
          <w:sz w:val="14"/>
          <w:szCs w:val="14"/>
        </w:rPr>
        <w:t>“</w:t>
      </w:r>
      <w:r w:rsidRPr="33C4ECA9">
        <w:rPr>
          <w:sz w:val="14"/>
          <w:szCs w:val="14"/>
        </w:rPr>
        <w:t>A New Framework for Evaluating Straggler Detection Mechanisms in MapReduce</w:t>
      </w:r>
      <w:r w:rsidR="009C04F7">
        <w:rPr>
          <w:sz w:val="14"/>
          <w:szCs w:val="14"/>
        </w:rPr>
        <w:t>,”</w:t>
      </w:r>
      <w:r w:rsidRPr="33C4ECA9">
        <w:rPr>
          <w:sz w:val="14"/>
          <w:szCs w:val="14"/>
        </w:rPr>
        <w:t xml:space="preserve"> ACM Transactions on Modeling and Performance Evaluation o</w:t>
      </w:r>
      <w:r w:rsidR="00AB6655">
        <w:rPr>
          <w:sz w:val="14"/>
          <w:szCs w:val="14"/>
        </w:rPr>
        <w:t>f Computing Systems, 2019.</w:t>
      </w:r>
    </w:p>
    <w:p w14:paraId="547B36CD" w14:textId="77777777" w:rsidR="1883B630" w:rsidRDefault="33C4ECA9" w:rsidP="33C4ECA9">
      <w:pPr>
        <w:pStyle w:val="ListParagraph"/>
        <w:numPr>
          <w:ilvl w:val="0"/>
          <w:numId w:val="34"/>
        </w:numPr>
        <w:rPr>
          <w:sz w:val="14"/>
          <w:szCs w:val="14"/>
        </w:rPr>
      </w:pPr>
      <w:r w:rsidRPr="33C4ECA9">
        <w:rPr>
          <w:sz w:val="14"/>
          <w:szCs w:val="14"/>
        </w:rPr>
        <w:t xml:space="preserve">E. B. Khunayn, S. </w:t>
      </w:r>
      <w:proofErr w:type="spellStart"/>
      <w:r w:rsidRPr="33C4ECA9">
        <w:rPr>
          <w:sz w:val="14"/>
          <w:szCs w:val="14"/>
        </w:rPr>
        <w:t>Karunasekera</w:t>
      </w:r>
      <w:proofErr w:type="spellEnd"/>
      <w:r w:rsidRPr="33C4ECA9">
        <w:rPr>
          <w:sz w:val="14"/>
          <w:szCs w:val="14"/>
        </w:rPr>
        <w:t xml:space="preserve">, H. </w:t>
      </w:r>
      <w:proofErr w:type="spellStart"/>
      <w:r w:rsidRPr="33C4ECA9">
        <w:rPr>
          <w:sz w:val="14"/>
          <w:szCs w:val="14"/>
        </w:rPr>
        <w:t>Xie</w:t>
      </w:r>
      <w:proofErr w:type="spellEnd"/>
      <w:r w:rsidRPr="33C4ECA9">
        <w:rPr>
          <w:sz w:val="14"/>
          <w:szCs w:val="14"/>
        </w:rPr>
        <w:t xml:space="preserve">, and K. </w:t>
      </w:r>
      <w:proofErr w:type="spellStart"/>
      <w:r w:rsidRPr="33C4ECA9">
        <w:rPr>
          <w:sz w:val="14"/>
          <w:szCs w:val="14"/>
        </w:rPr>
        <w:t>Ramamohanarao</w:t>
      </w:r>
      <w:proofErr w:type="spellEnd"/>
      <w:r w:rsidRPr="33C4ECA9">
        <w:rPr>
          <w:sz w:val="14"/>
          <w:szCs w:val="14"/>
        </w:rPr>
        <w:t>. "Exploiting Data Dependency to Mitigate Stragglers in Distributed Spatial Simulation." ACM SIGSPATIAL, p</w:t>
      </w:r>
      <w:r w:rsidR="001A730C">
        <w:rPr>
          <w:sz w:val="14"/>
          <w:szCs w:val="14"/>
        </w:rPr>
        <w:t>p</w:t>
      </w:r>
      <w:r w:rsidR="00815CBF">
        <w:rPr>
          <w:sz w:val="14"/>
          <w:szCs w:val="14"/>
        </w:rPr>
        <w:t>. 43-53,</w:t>
      </w:r>
      <w:r w:rsidRPr="33C4ECA9">
        <w:rPr>
          <w:sz w:val="14"/>
          <w:szCs w:val="14"/>
        </w:rPr>
        <w:t xml:space="preserve"> 2017.</w:t>
      </w:r>
    </w:p>
    <w:p w14:paraId="15F249B7"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Ananthanarayanan</w:t>
      </w:r>
      <w:proofErr w:type="spellEnd"/>
      <w:r w:rsidRPr="33C4ECA9">
        <w:rPr>
          <w:sz w:val="14"/>
          <w:szCs w:val="14"/>
        </w:rPr>
        <w:t xml:space="preserve">, </w:t>
      </w:r>
      <w:proofErr w:type="gramStart"/>
      <w:r w:rsidRPr="33C4ECA9">
        <w:rPr>
          <w:sz w:val="14"/>
          <w:szCs w:val="14"/>
        </w:rPr>
        <w:t>et al..</w:t>
      </w:r>
      <w:proofErr w:type="gramEnd"/>
      <w:r w:rsidRPr="33C4ECA9">
        <w:rPr>
          <w:sz w:val="14"/>
          <w:szCs w:val="14"/>
        </w:rPr>
        <w:t xml:space="preserve"> "Reining in the Outliers in Map-Reduc</w:t>
      </w:r>
      <w:r w:rsidR="00DE5029">
        <w:rPr>
          <w:sz w:val="14"/>
          <w:szCs w:val="14"/>
        </w:rPr>
        <w:t>e Clusters using Mantri." In OSDI</w:t>
      </w:r>
      <w:r w:rsidRPr="33C4ECA9">
        <w:rPr>
          <w:sz w:val="14"/>
          <w:szCs w:val="14"/>
        </w:rPr>
        <w:t>, vol. 10, no. 1, p. 24. 2010.</w:t>
      </w:r>
    </w:p>
    <w:p w14:paraId="0B02B2E5" w14:textId="77777777" w:rsidR="1883B630" w:rsidRDefault="33C4ECA9" w:rsidP="1883B630">
      <w:pPr>
        <w:numPr>
          <w:ilvl w:val="0"/>
          <w:numId w:val="34"/>
        </w:numPr>
        <w:rPr>
          <w:sz w:val="14"/>
          <w:szCs w:val="14"/>
        </w:rPr>
      </w:pPr>
      <w:r w:rsidRPr="33C4ECA9">
        <w:rPr>
          <w:sz w:val="14"/>
          <w:szCs w:val="14"/>
        </w:rPr>
        <w:t xml:space="preserve">L. Lei, T. Wo, and C. Hu. "CREST: Towards fast speculation of straggler tasks in MapReduce." In </w:t>
      </w:r>
      <w:r w:rsidR="00AC634B">
        <w:rPr>
          <w:sz w:val="14"/>
          <w:szCs w:val="14"/>
        </w:rPr>
        <w:t xml:space="preserve">IEEE International Conference on </w:t>
      </w:r>
      <w:r w:rsidRPr="33C4ECA9">
        <w:rPr>
          <w:sz w:val="14"/>
          <w:szCs w:val="14"/>
        </w:rPr>
        <w:t>e-Business Engineering (ICEBE),</w:t>
      </w:r>
      <w:r w:rsidR="00AB6655">
        <w:rPr>
          <w:sz w:val="14"/>
          <w:szCs w:val="14"/>
        </w:rPr>
        <w:t xml:space="preserve"> pp. 311-316.</w:t>
      </w:r>
      <w:r w:rsidRPr="33C4ECA9">
        <w:rPr>
          <w:sz w:val="14"/>
          <w:szCs w:val="14"/>
        </w:rPr>
        <w:t>2011.</w:t>
      </w:r>
    </w:p>
    <w:p w14:paraId="0195C4A0" w14:textId="77777777" w:rsidR="1883B630" w:rsidRDefault="33C4ECA9" w:rsidP="1883B630">
      <w:pPr>
        <w:numPr>
          <w:ilvl w:val="0"/>
          <w:numId w:val="34"/>
        </w:numPr>
        <w:rPr>
          <w:sz w:val="14"/>
          <w:szCs w:val="14"/>
        </w:rPr>
      </w:pPr>
      <w:r w:rsidRPr="33C4ECA9">
        <w:rPr>
          <w:sz w:val="14"/>
          <w:szCs w:val="14"/>
        </w:rPr>
        <w:t xml:space="preserve">W. Da, G. Joshi, and G. </w:t>
      </w:r>
      <w:proofErr w:type="spellStart"/>
      <w:r w:rsidRPr="33C4ECA9">
        <w:rPr>
          <w:sz w:val="14"/>
          <w:szCs w:val="14"/>
        </w:rPr>
        <w:t>Wornell</w:t>
      </w:r>
      <w:proofErr w:type="spellEnd"/>
      <w:r w:rsidRPr="33C4ECA9">
        <w:rPr>
          <w:sz w:val="14"/>
          <w:szCs w:val="14"/>
        </w:rPr>
        <w:t xml:space="preserve">. "Efficient Straggler Replication in Large-scale Parallel Computing." </w:t>
      </w:r>
      <w:proofErr w:type="spellStart"/>
      <w:r w:rsidRPr="33C4ECA9">
        <w:rPr>
          <w:sz w:val="14"/>
          <w:szCs w:val="14"/>
        </w:rPr>
        <w:t>arXiv</w:t>
      </w:r>
      <w:proofErr w:type="spellEnd"/>
      <w:r w:rsidRPr="33C4ECA9">
        <w:rPr>
          <w:sz w:val="14"/>
          <w:szCs w:val="14"/>
        </w:rPr>
        <w:t xml:space="preserve"> preprint arXiv:1503.03128 (2015).</w:t>
      </w:r>
    </w:p>
    <w:p w14:paraId="69A4E1E6" w14:textId="77777777" w:rsidR="1883B630" w:rsidRDefault="33C4ECA9" w:rsidP="1883B630">
      <w:pPr>
        <w:numPr>
          <w:ilvl w:val="0"/>
          <w:numId w:val="34"/>
        </w:numPr>
        <w:rPr>
          <w:sz w:val="14"/>
          <w:szCs w:val="14"/>
        </w:rPr>
      </w:pPr>
      <w:r w:rsidRPr="33C4ECA9">
        <w:rPr>
          <w:sz w:val="14"/>
          <w:szCs w:val="14"/>
        </w:rPr>
        <w:t xml:space="preserve">S.S. Gill, </w:t>
      </w:r>
      <w:r w:rsidR="00495746">
        <w:rPr>
          <w:sz w:val="14"/>
          <w:szCs w:val="14"/>
        </w:rPr>
        <w:t>et al,</w:t>
      </w:r>
      <w:r w:rsidRPr="33C4ECA9">
        <w:rPr>
          <w:sz w:val="14"/>
          <w:szCs w:val="14"/>
        </w:rPr>
        <w:t xml:space="preserve"> "Holistic resource management for sustainable and reliable cloud computing: An innovative solution to global challenge." Journal of Systems and Software, Volume 155, 104-129, 2019. </w:t>
      </w:r>
    </w:p>
    <w:p w14:paraId="757B2219" w14:textId="77777777" w:rsidR="1883B630" w:rsidRPr="003C7508" w:rsidRDefault="33C4ECA9" w:rsidP="1883B630">
      <w:pPr>
        <w:numPr>
          <w:ilvl w:val="0"/>
          <w:numId w:val="34"/>
        </w:numPr>
        <w:rPr>
          <w:sz w:val="14"/>
          <w:szCs w:val="14"/>
        </w:rPr>
      </w:pPr>
      <w:r w:rsidRPr="33C4ECA9">
        <w:rPr>
          <w:sz w:val="14"/>
          <w:szCs w:val="14"/>
        </w:rPr>
        <w:t xml:space="preserve">D. Tang, et al., Failure Analysis and Modeling of a </w:t>
      </w:r>
      <w:proofErr w:type="spellStart"/>
      <w:r w:rsidRPr="33C4ECA9">
        <w:rPr>
          <w:sz w:val="14"/>
          <w:szCs w:val="14"/>
        </w:rPr>
        <w:t>VAXcluster</w:t>
      </w:r>
      <w:proofErr w:type="spellEnd"/>
      <w:r w:rsidRPr="33C4ECA9">
        <w:rPr>
          <w:sz w:val="14"/>
          <w:szCs w:val="14"/>
        </w:rPr>
        <w:t xml:space="preserve"> System, </w:t>
      </w:r>
      <w:r w:rsidRPr="003C7508">
        <w:rPr>
          <w:sz w:val="14"/>
          <w:szCs w:val="14"/>
        </w:rPr>
        <w:t>International Symposium on Fault-Tolerance Computing, 1990.</w:t>
      </w:r>
    </w:p>
    <w:p w14:paraId="0FD813D1" w14:textId="77777777" w:rsidR="1883B630" w:rsidRPr="003C7508" w:rsidRDefault="33C4ECA9" w:rsidP="1883B630">
      <w:pPr>
        <w:pStyle w:val="ListParagraph"/>
        <w:numPr>
          <w:ilvl w:val="0"/>
          <w:numId w:val="34"/>
        </w:numPr>
        <w:rPr>
          <w:sz w:val="14"/>
          <w:szCs w:val="14"/>
        </w:rPr>
      </w:pPr>
      <w:r w:rsidRPr="003C7508">
        <w:rPr>
          <w:rFonts w:eastAsia="Linux Libertine"/>
          <w:sz w:val="14"/>
          <w:szCs w:val="14"/>
        </w:rPr>
        <w:t xml:space="preserve">V. K. </w:t>
      </w:r>
      <w:proofErr w:type="spellStart"/>
      <w:r w:rsidRPr="003C7508">
        <w:rPr>
          <w:rFonts w:eastAsia="Linux Libertine"/>
          <w:sz w:val="14"/>
          <w:szCs w:val="14"/>
        </w:rPr>
        <w:t>Vavilapalli</w:t>
      </w:r>
      <w:proofErr w:type="spellEnd"/>
      <w:r w:rsidRPr="003C7508">
        <w:rPr>
          <w:rFonts w:eastAsia="Linux Libertine"/>
          <w:sz w:val="14"/>
          <w:szCs w:val="14"/>
        </w:rPr>
        <w:t xml:space="preserve">, et al., “Apache </w:t>
      </w:r>
      <w:proofErr w:type="spellStart"/>
      <w:r w:rsidRPr="003C7508">
        <w:rPr>
          <w:rFonts w:eastAsia="Linux Libertine"/>
          <w:sz w:val="14"/>
          <w:szCs w:val="14"/>
        </w:rPr>
        <w:t>hadoop</w:t>
      </w:r>
      <w:proofErr w:type="spellEnd"/>
      <w:r w:rsidRPr="003C7508">
        <w:rPr>
          <w:rFonts w:eastAsia="Linux Libertine"/>
          <w:sz w:val="14"/>
          <w:szCs w:val="14"/>
        </w:rPr>
        <w:t xml:space="preserve"> yarn: Yet another resource negotiator,” in ACM </w:t>
      </w:r>
      <w:proofErr w:type="spellStart"/>
      <w:r w:rsidRPr="003C7508">
        <w:rPr>
          <w:rFonts w:eastAsia="Linux Libertine"/>
          <w:sz w:val="14"/>
          <w:szCs w:val="14"/>
        </w:rPr>
        <w:t>SoCC</w:t>
      </w:r>
      <w:proofErr w:type="spellEnd"/>
      <w:r w:rsidRPr="003C7508">
        <w:rPr>
          <w:rFonts w:eastAsia="Linux Libertine"/>
          <w:sz w:val="14"/>
          <w:szCs w:val="14"/>
        </w:rPr>
        <w:t>, 2013</w:t>
      </w:r>
    </w:p>
    <w:p w14:paraId="6F7D00C8" w14:textId="77777777" w:rsidR="60BD4247" w:rsidRPr="003C7508" w:rsidRDefault="00566010" w:rsidP="33C4ECA9">
      <w:pPr>
        <w:pStyle w:val="ListParagraph"/>
        <w:numPr>
          <w:ilvl w:val="0"/>
          <w:numId w:val="34"/>
        </w:numPr>
        <w:rPr>
          <w:sz w:val="14"/>
          <w:szCs w:val="14"/>
        </w:rPr>
      </w:pPr>
      <w:r>
        <w:rPr>
          <w:sz w:val="14"/>
          <w:szCs w:val="14"/>
        </w:rPr>
        <w:t>B. Burns, et al. “Borg, Omega, and Kubernetes”, ACM Queue, pp. 70-93, 2016.</w:t>
      </w:r>
    </w:p>
    <w:sectPr w:rsidR="60BD4247" w:rsidRPr="003C7508" w:rsidSect="00586A35">
      <w:headerReference w:type="first" r:id="rId30"/>
      <w:footerReference w:type="firs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Lindsay, Dominic (lindsay4)" w:date="2019-10-08T17:03:00Z" w:initials="LD(">
    <w:p w14:paraId="0DBBAF70" w14:textId="23F0690E" w:rsidR="00925F3A" w:rsidRDefault="00925F3A">
      <w:pPr>
        <w:pStyle w:val="CommentText"/>
      </w:pPr>
      <w:r>
        <w:rPr>
          <w:rStyle w:val="CommentReference"/>
        </w:rPr>
        <w:annotationRef/>
      </w:r>
    </w:p>
  </w:comment>
  <w:comment w:id="64" w:author="Lindsay, Dominic (lindsay4)" w:date="2019-10-18T19:45:00Z" w:initials="LD(">
    <w:p w14:paraId="05516FFF" w14:textId="698EC583" w:rsidR="006F4897" w:rsidRDefault="006F4897">
      <w:pPr>
        <w:pStyle w:val="CommentText"/>
      </w:pPr>
      <w:r>
        <w:rPr>
          <w:rStyle w:val="CommentReference"/>
        </w:rPr>
        <w:annotationRef/>
      </w:r>
      <w:r>
        <w:t xml:space="preserve">Yarn concept of </w:t>
      </w:r>
      <w:proofErr w:type="spellStart"/>
      <w:r>
        <w:t>containier</w:t>
      </w:r>
      <w:proofErr w:type="spellEnd"/>
      <w:r>
        <w:t xml:space="preserve"> is different to a </w:t>
      </w:r>
      <w:proofErr w:type="spellStart"/>
      <w:r>
        <w:t>linux</w:t>
      </w:r>
      <w:proofErr w:type="spellEnd"/>
      <w:r>
        <w:t xml:space="preserve"> container, however there is docker version of yarn. Microsoft seems to be ditching yarn for Kubernetes more recently (See spark Kubernetes </w:t>
      </w:r>
      <w:proofErr w:type="spellStart"/>
      <w:r>
        <w:t>commiters</w:t>
      </w:r>
      <w:proofErr w:type="spellEnd"/>
      <w:r>
        <w:t xml:space="preserve">). </w:t>
      </w:r>
      <w:proofErr w:type="gramStart"/>
      <w:r>
        <w:t>So</w:t>
      </w:r>
      <w:proofErr w:type="gramEnd"/>
      <w:r>
        <w:t xml:space="preserve"> the upshot is, lets discuss </w:t>
      </w:r>
      <w:proofErr w:type="spellStart"/>
      <w:r>
        <w:t>kuberntees</w:t>
      </w:r>
      <w:proofErr w:type="spellEnd"/>
      <w:r>
        <w:t xml:space="preserve"> here and yarn.</w:t>
      </w:r>
    </w:p>
  </w:comment>
  <w:comment w:id="67" w:author="Lindsay, Dominic (lindsay4)" w:date="2019-10-08T16:55:00Z" w:initials="LD(">
    <w:p w14:paraId="3B3C7510" w14:textId="5926AE83" w:rsidR="00545C50" w:rsidRDefault="00545C50">
      <w:pPr>
        <w:pStyle w:val="CommentText"/>
      </w:pPr>
      <w:r>
        <w:rPr>
          <w:rStyle w:val="CommentReference"/>
        </w:rPr>
        <w:annotationRef/>
      </w:r>
      <w:r>
        <w:t>Changed to reinforce point that simulation emulated systems behaviour</w:t>
      </w:r>
    </w:p>
  </w:comment>
  <w:comment w:id="70" w:author="Lindsay, Dominic (lindsay4)" w:date="2019-10-18T19:48:00Z" w:initials="LD(">
    <w:p w14:paraId="59DBB4C7" w14:textId="3FC8F551" w:rsidR="00A8122A" w:rsidRDefault="00A8122A">
      <w:pPr>
        <w:pStyle w:val="CommentText"/>
      </w:pPr>
      <w:r>
        <w:rPr>
          <w:rStyle w:val="CommentReference"/>
        </w:rPr>
        <w:annotationRef/>
      </w:r>
      <w:r>
        <w:t>Remove and so there is less repetition</w:t>
      </w:r>
    </w:p>
  </w:comment>
  <w:comment w:id="68" w:author="Lindsay, Dominic (lindsay4)" w:date="2019-10-08T16:21:00Z" w:initials="LD(">
    <w:p w14:paraId="126EE579" w14:textId="7B175659" w:rsidR="00BB0E91" w:rsidRDefault="00BB0E91">
      <w:pPr>
        <w:pStyle w:val="CommentText"/>
      </w:pPr>
      <w:r>
        <w:rPr>
          <w:rStyle w:val="CommentReference"/>
        </w:rPr>
        <w:annotationRef/>
      </w:r>
      <w:r>
        <w:t>review</w:t>
      </w:r>
    </w:p>
  </w:comment>
  <w:comment w:id="80" w:author="Lindsay, Dominic (lindsay4)" w:date="2019-10-08T14:31:00Z" w:initials="LD(">
    <w:p w14:paraId="537275A9" w14:textId="3D300F76" w:rsidR="007A4425" w:rsidRDefault="007A4425">
      <w:pPr>
        <w:pStyle w:val="CommentText"/>
      </w:pPr>
      <w:r>
        <w:rPr>
          <w:rStyle w:val="CommentReference"/>
        </w:rPr>
        <w:annotationRef/>
      </w:r>
      <w:bookmarkStart w:id="96" w:name="_Hlk21445886"/>
      <w:r w:rsidR="00545C50">
        <w:rPr>
          <w:rStyle w:val="CommentReference"/>
        </w:rPr>
        <w:t>Reinforce non-determinstic system behavior lead to stragglers.</w:t>
      </w:r>
      <w:r w:rsidR="00545C50">
        <w:rPr>
          <w:rStyle w:val="CommentReference"/>
        </w:rPr>
        <w:br/>
      </w:r>
      <w:r w:rsidR="00545C50">
        <w:rPr>
          <w:rStyle w:val="CommentReference"/>
        </w:rPr>
        <w:br/>
        <w:t>These behaviors are note easy to emulate as they are transient and hard to capture.</w:t>
      </w:r>
      <w:r w:rsidR="00545C50">
        <w:rPr>
          <w:rStyle w:val="CommentReference"/>
        </w:rPr>
        <w:br/>
      </w:r>
      <w:r w:rsidR="00545C50">
        <w:rPr>
          <w:rStyle w:val="CommentReference"/>
        </w:rPr>
        <w:br/>
      </w:r>
      <w:r w:rsidR="003F74B8">
        <w:rPr>
          <w:rStyle w:val="CommentReference"/>
        </w:rPr>
        <w:t xml:space="preserve">Whilst </w:t>
      </w:r>
      <w:bookmarkStart w:id="97" w:name="_Hlk21478111"/>
      <w:r w:rsidR="00331AAD">
        <w:rPr>
          <w:rStyle w:val="CommentReference"/>
        </w:rPr>
        <w:t>simulated environments make assumptions about underlying cause</w:t>
      </w:r>
      <w:r w:rsidR="003F74B8">
        <w:rPr>
          <w:rStyle w:val="CommentReference"/>
        </w:rPr>
        <w:t>s</w:t>
      </w:r>
      <w:r w:rsidR="00331AAD">
        <w:rPr>
          <w:rStyle w:val="CommentReference"/>
        </w:rPr>
        <w:t xml:space="preserve"> of straggler manifestation</w:t>
      </w:r>
      <w:r w:rsidR="003F74B8">
        <w:rPr>
          <w:rStyle w:val="CommentReference"/>
        </w:rPr>
        <w:t xml:space="preserve"> and require expert knowledge to achieve representative behavior</w:t>
      </w:r>
      <w:bookmarkEnd w:id="97"/>
      <w:r w:rsidR="00331AAD">
        <w:rPr>
          <w:rStyle w:val="CommentReference"/>
        </w:rPr>
        <w:t>.</w:t>
      </w:r>
      <w:bookmarkEnd w:id="96"/>
      <w:r w:rsidR="00331AAD">
        <w:rPr>
          <w:rStyle w:val="CommentReference"/>
        </w:rPr>
        <w:t xml:space="preserve"> As such </w:t>
      </w:r>
      <w:r w:rsidR="003F74B8">
        <w:rPr>
          <w:rStyle w:val="CommentReference"/>
        </w:rPr>
        <w:t xml:space="preserve">stochastic </w:t>
      </w:r>
      <w:r w:rsidR="00331AAD">
        <w:rPr>
          <w:rStyle w:val="CommentReference"/>
        </w:rPr>
        <w:t xml:space="preserve">system </w:t>
      </w:r>
      <w:r w:rsidR="003F74B8">
        <w:rPr>
          <w:rStyle w:val="CommentReference"/>
        </w:rPr>
        <w:t>behaviors</w:t>
      </w:r>
      <w:r w:rsidR="00331AAD">
        <w:rPr>
          <w:rStyle w:val="CommentReference"/>
        </w:rPr>
        <w:t xml:space="preserve"> influencing straggler manifestations are </w:t>
      </w:r>
      <w:r w:rsidR="003F74B8">
        <w:rPr>
          <w:rStyle w:val="CommentReference"/>
        </w:rPr>
        <w:t>often overlooked and underlying causes are not investigated.</w:t>
      </w:r>
    </w:p>
  </w:comment>
  <w:comment w:id="98" w:author="Lindsay, Dominic (lindsay4)" w:date="2019-10-08T14:32:00Z" w:initials="LD(">
    <w:p w14:paraId="541169A3" w14:textId="10073AE9" w:rsidR="00815471" w:rsidRDefault="00815471">
      <w:pPr>
        <w:pStyle w:val="CommentText"/>
      </w:pPr>
      <w:r>
        <w:rPr>
          <w:rStyle w:val="CommentReference"/>
        </w:rPr>
        <w:annotationRef/>
      </w:r>
      <w:r w:rsidR="003233E4">
        <w:rPr>
          <w:rStyle w:val="CommentReference"/>
        </w:rPr>
        <w:t xml:space="preserve">Therefore overlooking opportunities for new </w:t>
      </w:r>
      <w:r w:rsidR="00632571">
        <w:rPr>
          <w:rStyle w:val="CommentReference"/>
        </w:rPr>
        <w:t>factors influencing</w:t>
      </w:r>
      <w:r w:rsidR="003233E4">
        <w:rPr>
          <w:rStyle w:val="CommentReference"/>
        </w:rPr>
        <w:t xml:space="preserve"> straggler manifestation.</w:t>
      </w:r>
    </w:p>
    <w:p w14:paraId="5EAFE1AD" w14:textId="26598A0A" w:rsidR="00815471" w:rsidRDefault="00815471">
      <w:pPr>
        <w:pStyle w:val="CommentText"/>
      </w:pPr>
    </w:p>
  </w:comment>
  <w:comment w:id="99" w:author="Lindsay, Dominic (lindsay4)" w:date="2019-10-09T01:53:00Z" w:initials="LD(">
    <w:p w14:paraId="006BAE77" w14:textId="3F9E6F40" w:rsidR="00632571" w:rsidRDefault="00632571">
      <w:pPr>
        <w:pStyle w:val="CommentText"/>
      </w:pPr>
      <w:r>
        <w:rPr>
          <w:rStyle w:val="CommentReference"/>
        </w:rPr>
        <w:annotationRef/>
      </w:r>
      <w:r>
        <w:t xml:space="preserve">Furthermore, representative system phenomena leading to straggler manifestation require domain expert knowledge; limiting experiment reproducibility, as well increasing configuration complexity and increasing time required between </w:t>
      </w:r>
      <w:r w:rsidRPr="00632571">
        <w:t xml:space="preserve">experiment </w:t>
      </w:r>
      <w:r>
        <w:t>evaluations.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BAF70" w15:done="1"/>
  <w15:commentEx w15:paraId="05516FFF" w15:done="0"/>
  <w15:commentEx w15:paraId="3B3C7510" w15:done="1"/>
  <w15:commentEx w15:paraId="59DBB4C7" w15:done="0"/>
  <w15:commentEx w15:paraId="126EE579" w15:done="1"/>
  <w15:commentEx w15:paraId="537275A9" w15:done="1"/>
  <w15:commentEx w15:paraId="5EAFE1AD" w15:done="0"/>
  <w15:commentEx w15:paraId="006BAE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BAF70" w16cid:durableId="21473FEF"/>
  <w16cid:commentId w16cid:paraId="05516FFF" w16cid:durableId="215494D1"/>
  <w16cid:commentId w16cid:paraId="3B3C7510" w16cid:durableId="21473DF7"/>
  <w16cid:commentId w16cid:paraId="59DBB4C7" w16cid:durableId="215495A3"/>
  <w16cid:commentId w16cid:paraId="126EE579" w16cid:durableId="21473611"/>
  <w16cid:commentId w16cid:paraId="537275A9" w16cid:durableId="21471C47"/>
  <w16cid:commentId w16cid:paraId="5EAFE1AD" w16cid:durableId="21471C63"/>
  <w16cid:commentId w16cid:paraId="006BAE77" w16cid:durableId="2147BC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73090" w14:textId="77777777" w:rsidR="00E82AF7" w:rsidRDefault="00E82AF7">
      <w:r>
        <w:separator/>
      </w:r>
    </w:p>
  </w:endnote>
  <w:endnote w:type="continuationSeparator" w:id="0">
    <w:p w14:paraId="00FA6152" w14:textId="77777777" w:rsidR="00E82AF7" w:rsidRDefault="00E82AF7">
      <w:r>
        <w:continuationSeparator/>
      </w:r>
    </w:p>
  </w:endnote>
  <w:endnote w:type="continuationNotice" w:id="1">
    <w:p w14:paraId="23FDAA9F" w14:textId="77777777" w:rsidR="00E82AF7" w:rsidRDefault="00E82A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riam">
    <w:panose1 w:val="020B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60EC8" w14:textId="77777777" w:rsidR="00B359F1" w:rsidRPr="00586A35" w:rsidRDefault="00B359F1" w:rsidP="00586A35">
    <w:pPr>
      <w:pStyle w:val="Footer"/>
      <w:rPr>
        <w:rStyle w:val="PageNumber"/>
        <w:rFonts w:ascii="Linux Biolinum" w:hAnsi="Linux Biolinum" w:cs="Linux Biolinum"/>
      </w:rPr>
    </w:pPr>
  </w:p>
  <w:p w14:paraId="7BF1E904" w14:textId="77777777" w:rsidR="00B359F1" w:rsidRPr="00586A35" w:rsidRDefault="00B359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7C0E6" w14:textId="77777777" w:rsidR="00B359F1" w:rsidRPr="00586A35" w:rsidRDefault="00B359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8F77BE5" w14:textId="77777777" w:rsidTr="7CF6BF5B">
      <w:tc>
        <w:tcPr>
          <w:tcW w:w="3360" w:type="dxa"/>
        </w:tcPr>
        <w:p w14:paraId="20BFA30B" w14:textId="77777777" w:rsidR="7CF6BF5B" w:rsidRDefault="7CF6BF5B" w:rsidP="7CF6BF5B">
          <w:pPr>
            <w:pStyle w:val="Header"/>
            <w:ind w:left="-115"/>
            <w:jc w:val="left"/>
          </w:pPr>
        </w:p>
      </w:tc>
      <w:tc>
        <w:tcPr>
          <w:tcW w:w="3360" w:type="dxa"/>
        </w:tcPr>
        <w:p w14:paraId="72DEB376" w14:textId="77777777" w:rsidR="7CF6BF5B" w:rsidRDefault="7CF6BF5B" w:rsidP="7CF6BF5B">
          <w:pPr>
            <w:pStyle w:val="Header"/>
            <w:jc w:val="center"/>
          </w:pPr>
        </w:p>
      </w:tc>
      <w:tc>
        <w:tcPr>
          <w:tcW w:w="3360" w:type="dxa"/>
        </w:tcPr>
        <w:p w14:paraId="6497A73B" w14:textId="77777777" w:rsidR="7CF6BF5B" w:rsidRDefault="7CF6BF5B" w:rsidP="7CF6BF5B">
          <w:pPr>
            <w:pStyle w:val="Header"/>
            <w:ind w:right="-115"/>
            <w:jc w:val="right"/>
          </w:pPr>
        </w:p>
      </w:tc>
    </w:tr>
  </w:tbl>
  <w:p w14:paraId="3958C487" w14:textId="77777777" w:rsidR="7CF6BF5B" w:rsidRDefault="7CF6BF5B" w:rsidP="7CF6BF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10D6453" w14:textId="77777777" w:rsidTr="7CF6BF5B">
      <w:tc>
        <w:tcPr>
          <w:tcW w:w="3360" w:type="dxa"/>
        </w:tcPr>
        <w:p w14:paraId="6B85037A" w14:textId="77777777" w:rsidR="7CF6BF5B" w:rsidRDefault="7CF6BF5B" w:rsidP="7CF6BF5B">
          <w:pPr>
            <w:pStyle w:val="Header"/>
            <w:ind w:left="-115"/>
            <w:jc w:val="left"/>
          </w:pPr>
        </w:p>
      </w:tc>
      <w:tc>
        <w:tcPr>
          <w:tcW w:w="3360" w:type="dxa"/>
        </w:tcPr>
        <w:p w14:paraId="68E34E23" w14:textId="77777777" w:rsidR="7CF6BF5B" w:rsidRDefault="7CF6BF5B" w:rsidP="7CF6BF5B">
          <w:pPr>
            <w:pStyle w:val="Header"/>
            <w:jc w:val="center"/>
          </w:pPr>
        </w:p>
      </w:tc>
      <w:tc>
        <w:tcPr>
          <w:tcW w:w="3360" w:type="dxa"/>
        </w:tcPr>
        <w:p w14:paraId="7339876D" w14:textId="77777777" w:rsidR="7CF6BF5B" w:rsidRDefault="7CF6BF5B" w:rsidP="7CF6BF5B">
          <w:pPr>
            <w:pStyle w:val="Header"/>
            <w:ind w:right="-115"/>
            <w:jc w:val="right"/>
          </w:pPr>
        </w:p>
      </w:tc>
    </w:tr>
  </w:tbl>
  <w:p w14:paraId="79CE8436" w14:textId="77777777" w:rsidR="7CF6BF5B" w:rsidRDefault="7CF6BF5B" w:rsidP="7CF6BF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AE6410C" w14:textId="77777777" w:rsidTr="7CF6BF5B">
      <w:tc>
        <w:tcPr>
          <w:tcW w:w="3360" w:type="dxa"/>
        </w:tcPr>
        <w:p w14:paraId="4E274486" w14:textId="77777777" w:rsidR="7CF6BF5B" w:rsidRDefault="7CF6BF5B" w:rsidP="7CF6BF5B">
          <w:pPr>
            <w:pStyle w:val="Header"/>
            <w:ind w:left="-115"/>
            <w:jc w:val="left"/>
          </w:pPr>
        </w:p>
      </w:tc>
      <w:tc>
        <w:tcPr>
          <w:tcW w:w="3360" w:type="dxa"/>
        </w:tcPr>
        <w:p w14:paraId="537C9C86" w14:textId="77777777" w:rsidR="7CF6BF5B" w:rsidRDefault="7CF6BF5B" w:rsidP="7CF6BF5B">
          <w:pPr>
            <w:pStyle w:val="Header"/>
            <w:jc w:val="center"/>
          </w:pPr>
        </w:p>
      </w:tc>
      <w:tc>
        <w:tcPr>
          <w:tcW w:w="3360" w:type="dxa"/>
        </w:tcPr>
        <w:p w14:paraId="6E8DA455" w14:textId="77777777" w:rsidR="7CF6BF5B" w:rsidRDefault="7CF6BF5B" w:rsidP="7CF6BF5B">
          <w:pPr>
            <w:pStyle w:val="Header"/>
            <w:ind w:right="-115"/>
            <w:jc w:val="right"/>
          </w:pPr>
        </w:p>
      </w:tc>
    </w:tr>
  </w:tbl>
  <w:p w14:paraId="7E5A400C" w14:textId="77777777" w:rsidR="7CF6BF5B" w:rsidRDefault="7CF6BF5B" w:rsidP="7CF6BF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06C4B66" w14:textId="77777777" w:rsidTr="7CF6BF5B">
      <w:tc>
        <w:tcPr>
          <w:tcW w:w="3360" w:type="dxa"/>
        </w:tcPr>
        <w:p w14:paraId="17FF5BFE" w14:textId="77777777" w:rsidR="7CF6BF5B" w:rsidRDefault="7CF6BF5B" w:rsidP="7CF6BF5B">
          <w:pPr>
            <w:pStyle w:val="Header"/>
            <w:ind w:left="-115"/>
            <w:jc w:val="left"/>
          </w:pPr>
        </w:p>
      </w:tc>
      <w:tc>
        <w:tcPr>
          <w:tcW w:w="3360" w:type="dxa"/>
        </w:tcPr>
        <w:p w14:paraId="3A78E09D" w14:textId="77777777" w:rsidR="7CF6BF5B" w:rsidRDefault="7CF6BF5B" w:rsidP="7CF6BF5B">
          <w:pPr>
            <w:pStyle w:val="Header"/>
            <w:jc w:val="center"/>
          </w:pPr>
        </w:p>
      </w:tc>
      <w:tc>
        <w:tcPr>
          <w:tcW w:w="3360" w:type="dxa"/>
        </w:tcPr>
        <w:p w14:paraId="4A4DA97F" w14:textId="77777777" w:rsidR="7CF6BF5B" w:rsidRDefault="7CF6BF5B" w:rsidP="7CF6BF5B">
          <w:pPr>
            <w:pStyle w:val="Header"/>
            <w:ind w:right="-115"/>
            <w:jc w:val="right"/>
          </w:pPr>
        </w:p>
      </w:tc>
    </w:tr>
  </w:tbl>
  <w:p w14:paraId="75954EDC" w14:textId="77777777" w:rsidR="7CF6BF5B" w:rsidRDefault="7CF6BF5B" w:rsidP="7CF6B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A075A" w14:textId="77777777" w:rsidR="00E82AF7" w:rsidRDefault="00E82AF7">
      <w:r>
        <w:separator/>
      </w:r>
    </w:p>
  </w:footnote>
  <w:footnote w:type="continuationSeparator" w:id="0">
    <w:p w14:paraId="751638C5" w14:textId="77777777" w:rsidR="00E82AF7" w:rsidRDefault="00E82AF7">
      <w:r>
        <w:continuationSeparator/>
      </w:r>
    </w:p>
  </w:footnote>
  <w:footnote w:type="continuationNotice" w:id="1">
    <w:p w14:paraId="640E23CD" w14:textId="77777777" w:rsidR="00E82AF7" w:rsidRDefault="00E82A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B359F1" w:rsidRPr="00586A35" w14:paraId="024B2B3F" w14:textId="77777777" w:rsidTr="00586A35">
      <w:tc>
        <w:tcPr>
          <w:tcW w:w="2500" w:type="pct"/>
          <w:vAlign w:val="center"/>
        </w:tcPr>
        <w:p w14:paraId="207E2061" w14:textId="23C65FE9" w:rsidR="00B359F1" w:rsidRPr="00034B3D" w:rsidRDefault="008A68BE" w:rsidP="008A68BE">
          <w:pPr>
            <w:pStyle w:val="Header"/>
            <w:tabs>
              <w:tab w:val="clear" w:pos="4320"/>
              <w:tab w:val="clear" w:pos="8640"/>
            </w:tabs>
            <w:jc w:val="left"/>
            <w:rPr>
              <w:rFonts w:ascii="Linux Biolinum" w:hAnsi="Linux Biolinum" w:cs="Linux Biolinum"/>
              <w:i/>
              <w:color w:val="BFBFBF" w:themeColor="background1" w:themeShade="BF"/>
            </w:rPr>
          </w:pPr>
          <w:del w:id="1" w:author="Garraghan, Peter" w:date="2019-10-17T21:40:00Z">
            <w:r w:rsidRPr="00034B3D" w:rsidDel="001069DB">
              <w:rPr>
                <w:rFonts w:ascii="Linux Biolinum" w:hAnsi="Linux Biolinum" w:cs="Linux Biolinum"/>
                <w:i/>
                <w:color w:val="BFBFBF" w:themeColor="background1" w:themeShade="BF"/>
              </w:rPr>
              <w:delText>CONTAINERS’19</w:delText>
            </w:r>
            <w:r w:rsidR="00B359F1" w:rsidRPr="00034B3D" w:rsidDel="001069DB">
              <w:rPr>
                <w:rFonts w:ascii="Linux Biolinum" w:hAnsi="Linux Biolinum" w:cs="Linux Biolinum"/>
                <w:i/>
                <w:color w:val="BFBFBF" w:themeColor="background1" w:themeShade="BF"/>
              </w:rPr>
              <w:delText xml:space="preserve"> </w:delText>
            </w:r>
          </w:del>
        </w:p>
      </w:tc>
      <w:tc>
        <w:tcPr>
          <w:tcW w:w="2500" w:type="pct"/>
          <w:vAlign w:val="center"/>
        </w:tcPr>
        <w:p w14:paraId="21ACEEA0" w14:textId="43994B8A" w:rsidR="00B359F1" w:rsidRPr="00034B3D" w:rsidRDefault="008A68BE" w:rsidP="00586A35">
          <w:pPr>
            <w:pStyle w:val="Header"/>
            <w:tabs>
              <w:tab w:val="clear" w:pos="4320"/>
              <w:tab w:val="clear" w:pos="8640"/>
            </w:tabs>
            <w:jc w:val="right"/>
            <w:rPr>
              <w:rFonts w:ascii="Linux Biolinum" w:hAnsi="Linux Biolinum" w:cs="Linux Biolinum"/>
              <w:i/>
              <w:color w:val="BFBFBF" w:themeColor="background1" w:themeShade="BF"/>
            </w:rPr>
          </w:pPr>
          <w:del w:id="2" w:author="Garraghan, Peter" w:date="2019-10-17T21:40:00Z">
            <w:r w:rsidRPr="00034B3D" w:rsidDel="001069DB">
              <w:rPr>
                <w:rFonts w:ascii="Linux Biolinum" w:hAnsi="Linux Biolinum" w:cs="Linux Biolinum"/>
                <w:i/>
                <w:color w:val="BFBFBF" w:themeColor="background1" w:themeShade="BF"/>
              </w:rPr>
              <w:delText>D. Lindsay</w:delText>
            </w:r>
            <w:r w:rsidR="00B359F1" w:rsidRPr="00034B3D" w:rsidDel="001069DB">
              <w:rPr>
                <w:rFonts w:ascii="Linux Biolinum" w:hAnsi="Linux Biolinum" w:cs="Linux Biolinum"/>
                <w:i/>
                <w:color w:val="BFBFBF" w:themeColor="background1" w:themeShade="BF"/>
              </w:rPr>
              <w:delText xml:space="preserve"> et al.</w:delText>
            </w:r>
          </w:del>
        </w:p>
      </w:tc>
    </w:tr>
  </w:tbl>
  <w:p w14:paraId="18C6CF6E" w14:textId="77777777" w:rsidR="00B359F1" w:rsidRPr="00586A35" w:rsidRDefault="00B359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041"/>
      <w:gridCol w:w="5041"/>
      <w:gridCol w:w="5038"/>
    </w:tblGrid>
    <w:tr w:rsidR="008A2B17" w:rsidRPr="00EC2A0E" w:rsidDel="001069DB" w14:paraId="27E1604A" w14:textId="4D9EB9A0" w:rsidTr="001C2393">
      <w:trPr>
        <w:del w:id="3" w:author="Garraghan, Peter" w:date="2019-10-17T21:40:00Z"/>
      </w:trPr>
      <w:tc>
        <w:tcPr>
          <w:tcW w:w="1667" w:type="pct"/>
          <w:vAlign w:val="center"/>
        </w:tcPr>
        <w:p w14:paraId="75CB494A" w14:textId="11614BF8" w:rsidR="008A2B17" w:rsidRPr="00EC2A0E" w:rsidDel="001069DB" w:rsidRDefault="008A2B17" w:rsidP="008A2B17">
          <w:pPr>
            <w:pStyle w:val="Header"/>
            <w:tabs>
              <w:tab w:val="clear" w:pos="4320"/>
              <w:tab w:val="clear" w:pos="8640"/>
            </w:tabs>
            <w:jc w:val="left"/>
            <w:rPr>
              <w:del w:id="4" w:author="Garraghan, Peter" w:date="2019-10-17T21:40:00Z"/>
              <w:rFonts w:ascii="Linux Biolinum" w:hAnsi="Linux Biolinum" w:cs="Linux Biolinum"/>
              <w:i/>
              <w:color w:val="BFBFBF" w:themeColor="background1" w:themeShade="BF"/>
            </w:rPr>
          </w:pPr>
          <w:del w:id="5" w:author="Garraghan, Peter" w:date="2019-10-17T21:40:00Z">
            <w:r w:rsidRPr="00EC2A0E" w:rsidDel="001069DB">
              <w:rPr>
                <w:rFonts w:ascii="Linux Biolinum" w:hAnsi="Linux Biolinum" w:cs="Linux Biolinum"/>
                <w:i/>
                <w:color w:val="BFBFBF" w:themeColor="background1" w:themeShade="BF"/>
              </w:rPr>
              <w:delText>PRISM</w:delText>
            </w:r>
            <w:r w:rsidR="0079402C" w:rsidRPr="00EC2A0E" w:rsidDel="001069DB">
              <w:rPr>
                <w:rFonts w:ascii="Linux Biolinum" w:hAnsi="Linux Biolinum" w:cs="Linux Biolinum"/>
                <w:i/>
                <w:color w:val="BFBFBF" w:themeColor="background1" w:themeShade="BF"/>
              </w:rPr>
              <w:delText>: Straggler Analytics Platform</w:delText>
            </w:r>
          </w:del>
        </w:p>
      </w:tc>
      <w:tc>
        <w:tcPr>
          <w:tcW w:w="1667" w:type="pct"/>
          <w:vAlign w:val="center"/>
        </w:tcPr>
        <w:p w14:paraId="12C79D5D" w14:textId="52C81397" w:rsidR="008A2B17" w:rsidRPr="00EC2A0E" w:rsidDel="001069DB" w:rsidRDefault="008A2B17" w:rsidP="008A2B17">
          <w:pPr>
            <w:pStyle w:val="Header"/>
            <w:tabs>
              <w:tab w:val="clear" w:pos="4320"/>
              <w:tab w:val="clear" w:pos="8640"/>
            </w:tabs>
            <w:jc w:val="right"/>
            <w:rPr>
              <w:del w:id="6" w:author="Garraghan, Peter" w:date="2019-10-17T21:40:00Z"/>
              <w:rFonts w:ascii="Linux Biolinum" w:hAnsi="Linux Biolinum" w:cs="Linux Biolinum"/>
              <w:i/>
              <w:color w:val="BFBFBF" w:themeColor="background1" w:themeShade="BF"/>
            </w:rPr>
          </w:pPr>
          <w:del w:id="7" w:author="Garraghan, Peter" w:date="2019-10-17T21:40:00Z">
            <w:r w:rsidRPr="00EC2A0E" w:rsidDel="001069DB">
              <w:rPr>
                <w:rFonts w:ascii="Linux Biolinum" w:hAnsi="Linux Biolinum" w:cs="Linux Biolinum"/>
                <w:i/>
                <w:color w:val="BFBFBF" w:themeColor="background1" w:themeShade="BF"/>
              </w:rPr>
              <w:delText xml:space="preserve">CONTAINERS’19 </w:delText>
            </w:r>
          </w:del>
        </w:p>
      </w:tc>
      <w:tc>
        <w:tcPr>
          <w:tcW w:w="1667" w:type="pct"/>
          <w:vAlign w:val="center"/>
        </w:tcPr>
        <w:p w14:paraId="0EECA778" w14:textId="1BD4CBE4" w:rsidR="008A2B17" w:rsidRPr="00EC2A0E" w:rsidDel="001069DB" w:rsidRDefault="008A2B17" w:rsidP="008A2B17">
          <w:pPr>
            <w:pStyle w:val="Header"/>
            <w:tabs>
              <w:tab w:val="clear" w:pos="4320"/>
              <w:tab w:val="clear" w:pos="8640"/>
            </w:tabs>
            <w:jc w:val="right"/>
            <w:rPr>
              <w:del w:id="8" w:author="Garraghan, Peter" w:date="2019-10-17T21:40:00Z"/>
              <w:rFonts w:ascii="Linux Biolinum" w:hAnsi="Linux Biolinum" w:cs="Linux Biolinum"/>
              <w:i/>
              <w:color w:val="BFBFBF" w:themeColor="background1" w:themeShade="BF"/>
            </w:rPr>
          </w:pPr>
          <w:del w:id="9" w:author="Garraghan, Peter" w:date="2019-10-17T21:40:00Z">
            <w:r w:rsidRPr="00EC2A0E" w:rsidDel="001069DB">
              <w:rPr>
                <w:rFonts w:ascii="Linux Biolinum" w:hAnsi="Linux Biolinum" w:cs="Linux Biolinum"/>
                <w:i/>
                <w:color w:val="BFBFBF" w:themeColor="background1" w:themeShade="BF"/>
              </w:rPr>
              <w:delText>WOODSTOCK’18, June, 2018, El Paso, Texas USA</w:delText>
            </w:r>
          </w:del>
        </w:p>
      </w:tc>
    </w:tr>
  </w:tbl>
  <w:p w14:paraId="0C37CB7B" w14:textId="77777777" w:rsidR="00B359F1" w:rsidRPr="00EC2A0E" w:rsidRDefault="00B359F1" w:rsidP="00586A35">
    <w:pPr>
      <w:pStyle w:val="Header"/>
      <w:rPr>
        <w:color w:val="BFBFBF" w:themeColor="background1" w:themeShade="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624B7F5" w14:textId="77777777" w:rsidTr="7CF6BF5B">
      <w:tc>
        <w:tcPr>
          <w:tcW w:w="3360" w:type="dxa"/>
        </w:tcPr>
        <w:p w14:paraId="796A84DA" w14:textId="77777777" w:rsidR="7CF6BF5B" w:rsidRDefault="7CF6BF5B" w:rsidP="7CF6BF5B">
          <w:pPr>
            <w:pStyle w:val="Header"/>
            <w:ind w:left="-115"/>
            <w:jc w:val="left"/>
          </w:pPr>
        </w:p>
      </w:tc>
      <w:tc>
        <w:tcPr>
          <w:tcW w:w="3360" w:type="dxa"/>
        </w:tcPr>
        <w:p w14:paraId="06779B35" w14:textId="77777777" w:rsidR="7CF6BF5B" w:rsidRDefault="7CF6BF5B" w:rsidP="7CF6BF5B">
          <w:pPr>
            <w:pStyle w:val="Header"/>
            <w:jc w:val="center"/>
          </w:pPr>
        </w:p>
      </w:tc>
      <w:tc>
        <w:tcPr>
          <w:tcW w:w="3360" w:type="dxa"/>
        </w:tcPr>
        <w:p w14:paraId="3589E50B" w14:textId="77777777" w:rsidR="7CF6BF5B" w:rsidRDefault="7CF6BF5B" w:rsidP="7CF6BF5B">
          <w:pPr>
            <w:pStyle w:val="Header"/>
            <w:ind w:right="-115"/>
            <w:jc w:val="right"/>
          </w:pPr>
        </w:p>
      </w:tc>
    </w:tr>
  </w:tbl>
  <w:p w14:paraId="49B1E721" w14:textId="77777777" w:rsidR="7CF6BF5B" w:rsidRDefault="7CF6BF5B" w:rsidP="7CF6BF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386AC43" w14:textId="77777777" w:rsidTr="7CF6BF5B">
      <w:tc>
        <w:tcPr>
          <w:tcW w:w="3360" w:type="dxa"/>
        </w:tcPr>
        <w:p w14:paraId="2896EE89" w14:textId="77777777" w:rsidR="7CF6BF5B" w:rsidRDefault="7CF6BF5B" w:rsidP="7CF6BF5B">
          <w:pPr>
            <w:pStyle w:val="Header"/>
            <w:ind w:left="-115"/>
            <w:jc w:val="left"/>
          </w:pPr>
        </w:p>
      </w:tc>
      <w:tc>
        <w:tcPr>
          <w:tcW w:w="3360" w:type="dxa"/>
        </w:tcPr>
        <w:p w14:paraId="4149D390" w14:textId="77777777" w:rsidR="7CF6BF5B" w:rsidRDefault="7CF6BF5B" w:rsidP="7CF6BF5B">
          <w:pPr>
            <w:pStyle w:val="Header"/>
            <w:jc w:val="center"/>
          </w:pPr>
        </w:p>
      </w:tc>
      <w:tc>
        <w:tcPr>
          <w:tcW w:w="3360" w:type="dxa"/>
        </w:tcPr>
        <w:p w14:paraId="48461454" w14:textId="77777777" w:rsidR="7CF6BF5B" w:rsidRDefault="7CF6BF5B" w:rsidP="7CF6BF5B">
          <w:pPr>
            <w:pStyle w:val="Header"/>
            <w:ind w:right="-115"/>
            <w:jc w:val="right"/>
          </w:pPr>
        </w:p>
      </w:tc>
    </w:tr>
  </w:tbl>
  <w:p w14:paraId="208B66B3" w14:textId="77777777" w:rsidR="7CF6BF5B" w:rsidRDefault="7CF6BF5B" w:rsidP="7CF6BF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743F90DC" w14:textId="77777777" w:rsidTr="7CF6BF5B">
      <w:tc>
        <w:tcPr>
          <w:tcW w:w="3360" w:type="dxa"/>
        </w:tcPr>
        <w:p w14:paraId="2B96E075" w14:textId="77777777" w:rsidR="7CF6BF5B" w:rsidRDefault="7CF6BF5B" w:rsidP="7CF6BF5B">
          <w:pPr>
            <w:pStyle w:val="Header"/>
            <w:ind w:left="-115"/>
            <w:jc w:val="left"/>
          </w:pPr>
        </w:p>
      </w:tc>
      <w:tc>
        <w:tcPr>
          <w:tcW w:w="3360" w:type="dxa"/>
        </w:tcPr>
        <w:p w14:paraId="562DA7E5" w14:textId="77777777" w:rsidR="7CF6BF5B" w:rsidRDefault="7CF6BF5B" w:rsidP="7CF6BF5B">
          <w:pPr>
            <w:pStyle w:val="Header"/>
            <w:jc w:val="center"/>
          </w:pPr>
        </w:p>
      </w:tc>
      <w:tc>
        <w:tcPr>
          <w:tcW w:w="3360" w:type="dxa"/>
        </w:tcPr>
        <w:p w14:paraId="308EE04C" w14:textId="77777777" w:rsidR="7CF6BF5B" w:rsidRDefault="7CF6BF5B" w:rsidP="7CF6BF5B">
          <w:pPr>
            <w:pStyle w:val="Header"/>
            <w:ind w:right="-115"/>
            <w:jc w:val="right"/>
          </w:pPr>
        </w:p>
      </w:tc>
    </w:tr>
  </w:tbl>
  <w:p w14:paraId="45A52C2D" w14:textId="77777777" w:rsidR="7CF6BF5B" w:rsidRDefault="7CF6BF5B" w:rsidP="7CF6BF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5F28A526" w14:textId="77777777" w:rsidTr="7CF6BF5B">
      <w:tc>
        <w:tcPr>
          <w:tcW w:w="3360" w:type="dxa"/>
        </w:tcPr>
        <w:p w14:paraId="38CF9782" w14:textId="77777777" w:rsidR="7CF6BF5B" w:rsidRDefault="7CF6BF5B" w:rsidP="7CF6BF5B">
          <w:pPr>
            <w:pStyle w:val="Header"/>
            <w:ind w:left="-115"/>
            <w:jc w:val="left"/>
          </w:pPr>
        </w:p>
      </w:tc>
      <w:tc>
        <w:tcPr>
          <w:tcW w:w="3360" w:type="dxa"/>
        </w:tcPr>
        <w:p w14:paraId="0EF43B15" w14:textId="77777777" w:rsidR="7CF6BF5B" w:rsidRDefault="7CF6BF5B" w:rsidP="7CF6BF5B">
          <w:pPr>
            <w:pStyle w:val="Header"/>
            <w:jc w:val="center"/>
          </w:pPr>
        </w:p>
      </w:tc>
      <w:tc>
        <w:tcPr>
          <w:tcW w:w="3360" w:type="dxa"/>
        </w:tcPr>
        <w:p w14:paraId="4A8B5AD6" w14:textId="77777777" w:rsidR="7CF6BF5B" w:rsidRDefault="7CF6BF5B" w:rsidP="7CF6BF5B">
          <w:pPr>
            <w:pStyle w:val="Header"/>
            <w:ind w:right="-115"/>
            <w:jc w:val="right"/>
          </w:pPr>
        </w:p>
      </w:tc>
    </w:tr>
  </w:tbl>
  <w:p w14:paraId="355481BD" w14:textId="77777777" w:rsidR="7CF6BF5B" w:rsidRDefault="7CF6BF5B" w:rsidP="7CF6B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69202F"/>
    <w:multiLevelType w:val="multilevel"/>
    <w:tmpl w:val="D84C8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3E7C2D"/>
    <w:multiLevelType w:val="hybridMultilevel"/>
    <w:tmpl w:val="1C5C783A"/>
    <w:lvl w:ilvl="0" w:tplc="31722B08">
      <w:start w:val="1"/>
      <w:numFmt w:val="bullet"/>
      <w:lvlText w:val="̶"/>
      <w:lvlJc w:val="left"/>
      <w:pPr>
        <w:ind w:left="958"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CFF1FDC"/>
    <w:multiLevelType w:val="hybridMultilevel"/>
    <w:tmpl w:val="992A5A6A"/>
    <w:lvl w:ilvl="0" w:tplc="5358EA9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25C51D5"/>
    <w:multiLevelType w:val="multilevel"/>
    <w:tmpl w:val="36304902"/>
    <w:lvl w:ilvl="0">
      <w:start w:val="1"/>
      <w:numFmt w:val="decimal"/>
      <w:lvlText w:val="[%1]"/>
      <w:lvlJc w:val="left"/>
      <w:pPr>
        <w:tabs>
          <w:tab w:val="num" w:pos="360"/>
        </w:tabs>
        <w:ind w:left="360" w:hanging="360"/>
      </w:pPr>
      <w:rPr>
        <w:sz w:val="14"/>
        <w:szCs w:val="1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C78262D"/>
    <w:multiLevelType w:val="multilevel"/>
    <w:tmpl w:val="A1F60164"/>
    <w:lvl w:ilvl="0">
      <w:start w:val="1"/>
      <w:numFmt w:val="decimal"/>
      <w:pStyle w:val="ListParagraph"/>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648026F"/>
    <w:multiLevelType w:val="hybridMultilevel"/>
    <w:tmpl w:val="5BCC01CC"/>
    <w:lvl w:ilvl="0" w:tplc="64BE3C2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0"/>
  </w:num>
  <w:num w:numId="4">
    <w:abstractNumId w:val="32"/>
  </w:num>
  <w:num w:numId="5">
    <w:abstractNumId w:val="21"/>
  </w:num>
  <w:num w:numId="6">
    <w:abstractNumId w:val="17"/>
  </w:num>
  <w:num w:numId="7">
    <w:abstractNumId w:val="30"/>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35"/>
  </w:num>
  <w:num w:numId="23">
    <w:abstractNumId w:val="14"/>
  </w:num>
  <w:num w:numId="24">
    <w:abstractNumId w:val="31"/>
  </w:num>
  <w:num w:numId="25">
    <w:abstractNumId w:val="27"/>
  </w:num>
  <w:num w:numId="26">
    <w:abstractNumId w:val="1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3"/>
  </w:num>
  <w:num w:numId="31">
    <w:abstractNumId w:val="12"/>
  </w:num>
  <w:num w:numId="32">
    <w:abstractNumId w:val="11"/>
  </w:num>
  <w:num w:numId="33">
    <w:abstractNumId w:val="26"/>
  </w:num>
  <w:num w:numId="34">
    <w:abstractNumId w:val="23"/>
  </w:num>
  <w:num w:numId="35">
    <w:abstractNumId w:val="15"/>
  </w:num>
  <w:num w:numId="36">
    <w:abstractNumId w:val="22"/>
  </w:num>
  <w:num w:numId="37">
    <w:abstractNumId w:val="3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raghan, Peter">
    <w15:presenceInfo w15:providerId="None" w15:userId="Garraghan, Peter"/>
  </w15:person>
  <w15:person w15:author="Lindsay, Dominic (lindsay4)">
    <w15:presenceInfo w15:providerId="None" w15:userId="Lindsay, Dominic (lindsay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linkStyles/>
  <w:trackRevisions/>
  <w:defaultTabStop w:val="708"/>
  <w:hyphenationZone w:val="283"/>
  <w:evenAndOddHeaders/>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1647D"/>
    <w:rsid w:val="00034B3D"/>
    <w:rsid w:val="00035FAD"/>
    <w:rsid w:val="00041330"/>
    <w:rsid w:val="00045252"/>
    <w:rsid w:val="00047398"/>
    <w:rsid w:val="00050EEF"/>
    <w:rsid w:val="00052A1A"/>
    <w:rsid w:val="00052C34"/>
    <w:rsid w:val="00056777"/>
    <w:rsid w:val="00062D29"/>
    <w:rsid w:val="0006540A"/>
    <w:rsid w:val="000713CD"/>
    <w:rsid w:val="00072E69"/>
    <w:rsid w:val="0007382C"/>
    <w:rsid w:val="0007392C"/>
    <w:rsid w:val="000739F9"/>
    <w:rsid w:val="00077680"/>
    <w:rsid w:val="0007781C"/>
    <w:rsid w:val="00080E27"/>
    <w:rsid w:val="000819C0"/>
    <w:rsid w:val="0008431E"/>
    <w:rsid w:val="000A2ABD"/>
    <w:rsid w:val="000C0407"/>
    <w:rsid w:val="000C050B"/>
    <w:rsid w:val="000C1C0E"/>
    <w:rsid w:val="000C3C5B"/>
    <w:rsid w:val="000C70B5"/>
    <w:rsid w:val="000D449F"/>
    <w:rsid w:val="000D7680"/>
    <w:rsid w:val="000E118B"/>
    <w:rsid w:val="000E193F"/>
    <w:rsid w:val="000E278E"/>
    <w:rsid w:val="000E363D"/>
    <w:rsid w:val="000E50DA"/>
    <w:rsid w:val="000E7A87"/>
    <w:rsid w:val="000F3D18"/>
    <w:rsid w:val="000F6090"/>
    <w:rsid w:val="0010302A"/>
    <w:rsid w:val="0010355A"/>
    <w:rsid w:val="001041A3"/>
    <w:rsid w:val="0010534D"/>
    <w:rsid w:val="001069DB"/>
    <w:rsid w:val="00106F4B"/>
    <w:rsid w:val="00113A82"/>
    <w:rsid w:val="001206A6"/>
    <w:rsid w:val="001219AF"/>
    <w:rsid w:val="00125AC6"/>
    <w:rsid w:val="00127D30"/>
    <w:rsid w:val="0013113A"/>
    <w:rsid w:val="001314CF"/>
    <w:rsid w:val="001363F5"/>
    <w:rsid w:val="00137777"/>
    <w:rsid w:val="00137A5B"/>
    <w:rsid w:val="00140C02"/>
    <w:rsid w:val="00141A17"/>
    <w:rsid w:val="0014244B"/>
    <w:rsid w:val="00142FEA"/>
    <w:rsid w:val="00143DC6"/>
    <w:rsid w:val="001453E7"/>
    <w:rsid w:val="00145419"/>
    <w:rsid w:val="00145486"/>
    <w:rsid w:val="00152510"/>
    <w:rsid w:val="001566AE"/>
    <w:rsid w:val="001727A1"/>
    <w:rsid w:val="001751F7"/>
    <w:rsid w:val="00193445"/>
    <w:rsid w:val="001961CD"/>
    <w:rsid w:val="001A06AF"/>
    <w:rsid w:val="001A2DF4"/>
    <w:rsid w:val="001A43B1"/>
    <w:rsid w:val="001A6064"/>
    <w:rsid w:val="001A71BB"/>
    <w:rsid w:val="001A730C"/>
    <w:rsid w:val="001B093C"/>
    <w:rsid w:val="001B29D6"/>
    <w:rsid w:val="001B72CD"/>
    <w:rsid w:val="001C2393"/>
    <w:rsid w:val="001C3B16"/>
    <w:rsid w:val="001C5E3A"/>
    <w:rsid w:val="001D5887"/>
    <w:rsid w:val="001D5FF1"/>
    <w:rsid w:val="001D6ECC"/>
    <w:rsid w:val="001E2720"/>
    <w:rsid w:val="001E71D7"/>
    <w:rsid w:val="001F4447"/>
    <w:rsid w:val="001F6C83"/>
    <w:rsid w:val="0020294A"/>
    <w:rsid w:val="00217B5B"/>
    <w:rsid w:val="002233F8"/>
    <w:rsid w:val="0022362C"/>
    <w:rsid w:val="002336BC"/>
    <w:rsid w:val="00234E47"/>
    <w:rsid w:val="00240DF1"/>
    <w:rsid w:val="00245119"/>
    <w:rsid w:val="00250FEF"/>
    <w:rsid w:val="00252596"/>
    <w:rsid w:val="00260105"/>
    <w:rsid w:val="002630CB"/>
    <w:rsid w:val="00264B6B"/>
    <w:rsid w:val="00270347"/>
    <w:rsid w:val="00271689"/>
    <w:rsid w:val="0027195D"/>
    <w:rsid w:val="002738DA"/>
    <w:rsid w:val="002744B7"/>
    <w:rsid w:val="00276475"/>
    <w:rsid w:val="00282789"/>
    <w:rsid w:val="00290DF5"/>
    <w:rsid w:val="00292645"/>
    <w:rsid w:val="0029583F"/>
    <w:rsid w:val="00296E73"/>
    <w:rsid w:val="002A118A"/>
    <w:rsid w:val="002A517A"/>
    <w:rsid w:val="002B01E4"/>
    <w:rsid w:val="002B1F59"/>
    <w:rsid w:val="002B2E02"/>
    <w:rsid w:val="002C7CCF"/>
    <w:rsid w:val="002D26C4"/>
    <w:rsid w:val="002E244F"/>
    <w:rsid w:val="002F069E"/>
    <w:rsid w:val="002F2289"/>
    <w:rsid w:val="002F2EB2"/>
    <w:rsid w:val="00301545"/>
    <w:rsid w:val="00303FAD"/>
    <w:rsid w:val="003057B1"/>
    <w:rsid w:val="00307501"/>
    <w:rsid w:val="0031784E"/>
    <w:rsid w:val="00317850"/>
    <w:rsid w:val="00321DDC"/>
    <w:rsid w:val="003233E4"/>
    <w:rsid w:val="0032775A"/>
    <w:rsid w:val="00331AAD"/>
    <w:rsid w:val="0033342D"/>
    <w:rsid w:val="003342CD"/>
    <w:rsid w:val="003349CA"/>
    <w:rsid w:val="00336D12"/>
    <w:rsid w:val="0034235E"/>
    <w:rsid w:val="00344281"/>
    <w:rsid w:val="00355541"/>
    <w:rsid w:val="00356296"/>
    <w:rsid w:val="00356E98"/>
    <w:rsid w:val="00357671"/>
    <w:rsid w:val="00373175"/>
    <w:rsid w:val="0037572A"/>
    <w:rsid w:val="00376CCC"/>
    <w:rsid w:val="0038080D"/>
    <w:rsid w:val="003818B3"/>
    <w:rsid w:val="00390853"/>
    <w:rsid w:val="00392395"/>
    <w:rsid w:val="003936B1"/>
    <w:rsid w:val="003944CF"/>
    <w:rsid w:val="003A1ABD"/>
    <w:rsid w:val="003B1CA3"/>
    <w:rsid w:val="003B44F3"/>
    <w:rsid w:val="003B64CC"/>
    <w:rsid w:val="003C29DB"/>
    <w:rsid w:val="003C3338"/>
    <w:rsid w:val="003C7508"/>
    <w:rsid w:val="003D0DD2"/>
    <w:rsid w:val="003D544B"/>
    <w:rsid w:val="003D6CA3"/>
    <w:rsid w:val="003D7001"/>
    <w:rsid w:val="003E032D"/>
    <w:rsid w:val="003E1928"/>
    <w:rsid w:val="003E6247"/>
    <w:rsid w:val="003F4297"/>
    <w:rsid w:val="003F5DAE"/>
    <w:rsid w:val="003F5F3D"/>
    <w:rsid w:val="003F74B8"/>
    <w:rsid w:val="003F7CA2"/>
    <w:rsid w:val="00402E4B"/>
    <w:rsid w:val="004128EE"/>
    <w:rsid w:val="004245D5"/>
    <w:rsid w:val="00427585"/>
    <w:rsid w:val="00427C7D"/>
    <w:rsid w:val="00431CB0"/>
    <w:rsid w:val="00434764"/>
    <w:rsid w:val="00453B0C"/>
    <w:rsid w:val="004545E0"/>
    <w:rsid w:val="00457484"/>
    <w:rsid w:val="0046042C"/>
    <w:rsid w:val="004639F3"/>
    <w:rsid w:val="004674F9"/>
    <w:rsid w:val="00472016"/>
    <w:rsid w:val="0048106F"/>
    <w:rsid w:val="0048126B"/>
    <w:rsid w:val="004825CE"/>
    <w:rsid w:val="004836A6"/>
    <w:rsid w:val="0048563F"/>
    <w:rsid w:val="00492EF4"/>
    <w:rsid w:val="004947C9"/>
    <w:rsid w:val="00495746"/>
    <w:rsid w:val="00495781"/>
    <w:rsid w:val="00496F4F"/>
    <w:rsid w:val="00497365"/>
    <w:rsid w:val="004A7556"/>
    <w:rsid w:val="004B0BF6"/>
    <w:rsid w:val="004C1EDF"/>
    <w:rsid w:val="004C49F3"/>
    <w:rsid w:val="004C6B2D"/>
    <w:rsid w:val="004D67FA"/>
    <w:rsid w:val="004F7606"/>
    <w:rsid w:val="0050103C"/>
    <w:rsid w:val="005041C6"/>
    <w:rsid w:val="00504C8B"/>
    <w:rsid w:val="00505B15"/>
    <w:rsid w:val="00506EF6"/>
    <w:rsid w:val="00510C4C"/>
    <w:rsid w:val="005153AC"/>
    <w:rsid w:val="005160AB"/>
    <w:rsid w:val="00523CD9"/>
    <w:rsid w:val="00532295"/>
    <w:rsid w:val="00540C55"/>
    <w:rsid w:val="00545C50"/>
    <w:rsid w:val="00546192"/>
    <w:rsid w:val="00551881"/>
    <w:rsid w:val="005528F6"/>
    <w:rsid w:val="00563346"/>
    <w:rsid w:val="00566010"/>
    <w:rsid w:val="00566624"/>
    <w:rsid w:val="0058578F"/>
    <w:rsid w:val="00586A35"/>
    <w:rsid w:val="005927BE"/>
    <w:rsid w:val="00593639"/>
    <w:rsid w:val="00596082"/>
    <w:rsid w:val="00596F2A"/>
    <w:rsid w:val="005A37FD"/>
    <w:rsid w:val="005A75E1"/>
    <w:rsid w:val="005B2ED3"/>
    <w:rsid w:val="005B493F"/>
    <w:rsid w:val="005B616D"/>
    <w:rsid w:val="005C3D72"/>
    <w:rsid w:val="005C5E36"/>
    <w:rsid w:val="005C7996"/>
    <w:rsid w:val="005D0695"/>
    <w:rsid w:val="005D0CCE"/>
    <w:rsid w:val="005D7E6E"/>
    <w:rsid w:val="005E1402"/>
    <w:rsid w:val="005E22A3"/>
    <w:rsid w:val="005E5580"/>
    <w:rsid w:val="005E62DF"/>
    <w:rsid w:val="005F0503"/>
    <w:rsid w:val="005F28C5"/>
    <w:rsid w:val="005F30FF"/>
    <w:rsid w:val="005F5F8E"/>
    <w:rsid w:val="00607A60"/>
    <w:rsid w:val="0061273A"/>
    <w:rsid w:val="00612C56"/>
    <w:rsid w:val="00612E4E"/>
    <w:rsid w:val="00616A3A"/>
    <w:rsid w:val="006317A6"/>
    <w:rsid w:val="00632571"/>
    <w:rsid w:val="0063608B"/>
    <w:rsid w:val="00644933"/>
    <w:rsid w:val="00644AC8"/>
    <w:rsid w:val="00646EBB"/>
    <w:rsid w:val="00650463"/>
    <w:rsid w:val="006514CD"/>
    <w:rsid w:val="0065275A"/>
    <w:rsid w:val="00654D92"/>
    <w:rsid w:val="0065767A"/>
    <w:rsid w:val="00660A05"/>
    <w:rsid w:val="00670649"/>
    <w:rsid w:val="00675128"/>
    <w:rsid w:val="00682CC7"/>
    <w:rsid w:val="0069472B"/>
    <w:rsid w:val="00694749"/>
    <w:rsid w:val="00695845"/>
    <w:rsid w:val="006978B2"/>
    <w:rsid w:val="006A22F6"/>
    <w:rsid w:val="006A29E8"/>
    <w:rsid w:val="006B072C"/>
    <w:rsid w:val="006C4BE3"/>
    <w:rsid w:val="006C5F3F"/>
    <w:rsid w:val="006D0E9B"/>
    <w:rsid w:val="006D2239"/>
    <w:rsid w:val="006E0D12"/>
    <w:rsid w:val="006E4407"/>
    <w:rsid w:val="006E4AB4"/>
    <w:rsid w:val="006E7653"/>
    <w:rsid w:val="006F050A"/>
    <w:rsid w:val="006F1681"/>
    <w:rsid w:val="006F177C"/>
    <w:rsid w:val="006F4897"/>
    <w:rsid w:val="006F51A7"/>
    <w:rsid w:val="00701FA6"/>
    <w:rsid w:val="0070256E"/>
    <w:rsid w:val="0070306F"/>
    <w:rsid w:val="0070473B"/>
    <w:rsid w:val="0070531E"/>
    <w:rsid w:val="00712D2D"/>
    <w:rsid w:val="00714E6C"/>
    <w:rsid w:val="00717FB2"/>
    <w:rsid w:val="007249CB"/>
    <w:rsid w:val="00727914"/>
    <w:rsid w:val="00727EBD"/>
    <w:rsid w:val="00731CFA"/>
    <w:rsid w:val="00732243"/>
    <w:rsid w:val="00732D22"/>
    <w:rsid w:val="00737FB8"/>
    <w:rsid w:val="00743328"/>
    <w:rsid w:val="007437CC"/>
    <w:rsid w:val="007451FF"/>
    <w:rsid w:val="00745373"/>
    <w:rsid w:val="0074560B"/>
    <w:rsid w:val="00747E69"/>
    <w:rsid w:val="00751EC1"/>
    <w:rsid w:val="00752225"/>
    <w:rsid w:val="00752991"/>
    <w:rsid w:val="00753548"/>
    <w:rsid w:val="00757352"/>
    <w:rsid w:val="00757933"/>
    <w:rsid w:val="0076156A"/>
    <w:rsid w:val="00762A94"/>
    <w:rsid w:val="00764059"/>
    <w:rsid w:val="007647B0"/>
    <w:rsid w:val="00765265"/>
    <w:rsid w:val="007663D3"/>
    <w:rsid w:val="007800CE"/>
    <w:rsid w:val="00780227"/>
    <w:rsid w:val="00783C2E"/>
    <w:rsid w:val="00793451"/>
    <w:rsid w:val="00793808"/>
    <w:rsid w:val="0079402C"/>
    <w:rsid w:val="0079682F"/>
    <w:rsid w:val="00797D60"/>
    <w:rsid w:val="007A3F4E"/>
    <w:rsid w:val="007A4425"/>
    <w:rsid w:val="007A481F"/>
    <w:rsid w:val="007A502C"/>
    <w:rsid w:val="007A579F"/>
    <w:rsid w:val="007A68F4"/>
    <w:rsid w:val="007C06D4"/>
    <w:rsid w:val="007C43B8"/>
    <w:rsid w:val="007C57E7"/>
    <w:rsid w:val="007C638A"/>
    <w:rsid w:val="007D3C28"/>
    <w:rsid w:val="007E0B4F"/>
    <w:rsid w:val="007E32ED"/>
    <w:rsid w:val="007E7648"/>
    <w:rsid w:val="007F2D1D"/>
    <w:rsid w:val="00802E06"/>
    <w:rsid w:val="0080355D"/>
    <w:rsid w:val="008051C3"/>
    <w:rsid w:val="00810CE2"/>
    <w:rsid w:val="00813304"/>
    <w:rsid w:val="008150D4"/>
    <w:rsid w:val="00815471"/>
    <w:rsid w:val="00815CBF"/>
    <w:rsid w:val="00817D20"/>
    <w:rsid w:val="00824131"/>
    <w:rsid w:val="008313F7"/>
    <w:rsid w:val="0083735E"/>
    <w:rsid w:val="00837CBF"/>
    <w:rsid w:val="00843705"/>
    <w:rsid w:val="008441E7"/>
    <w:rsid w:val="00847A31"/>
    <w:rsid w:val="00850D0C"/>
    <w:rsid w:val="008533C5"/>
    <w:rsid w:val="0085553A"/>
    <w:rsid w:val="00867BCC"/>
    <w:rsid w:val="00870BB7"/>
    <w:rsid w:val="00871E83"/>
    <w:rsid w:val="008739BA"/>
    <w:rsid w:val="0087604B"/>
    <w:rsid w:val="008849CF"/>
    <w:rsid w:val="0089066F"/>
    <w:rsid w:val="00891A1D"/>
    <w:rsid w:val="008949E1"/>
    <w:rsid w:val="008A2B17"/>
    <w:rsid w:val="008A4AEB"/>
    <w:rsid w:val="008A665A"/>
    <w:rsid w:val="008A68BE"/>
    <w:rsid w:val="008B1EFD"/>
    <w:rsid w:val="008B50D1"/>
    <w:rsid w:val="008B710D"/>
    <w:rsid w:val="008C25B0"/>
    <w:rsid w:val="008C6E83"/>
    <w:rsid w:val="008C72C9"/>
    <w:rsid w:val="008D4A83"/>
    <w:rsid w:val="008F481C"/>
    <w:rsid w:val="008F502E"/>
    <w:rsid w:val="008F6FB8"/>
    <w:rsid w:val="009010B7"/>
    <w:rsid w:val="009073E1"/>
    <w:rsid w:val="0091161A"/>
    <w:rsid w:val="00913D1A"/>
    <w:rsid w:val="0092209C"/>
    <w:rsid w:val="00922D48"/>
    <w:rsid w:val="00925F3A"/>
    <w:rsid w:val="009268B7"/>
    <w:rsid w:val="00926E45"/>
    <w:rsid w:val="00931F2B"/>
    <w:rsid w:val="00932662"/>
    <w:rsid w:val="00934FE1"/>
    <w:rsid w:val="00936367"/>
    <w:rsid w:val="00936F8D"/>
    <w:rsid w:val="0095071A"/>
    <w:rsid w:val="009513E7"/>
    <w:rsid w:val="00955704"/>
    <w:rsid w:val="00955A3D"/>
    <w:rsid w:val="00957984"/>
    <w:rsid w:val="00962503"/>
    <w:rsid w:val="00966299"/>
    <w:rsid w:val="009668DE"/>
    <w:rsid w:val="00966BF5"/>
    <w:rsid w:val="00970FF9"/>
    <w:rsid w:val="00976413"/>
    <w:rsid w:val="00982C4C"/>
    <w:rsid w:val="00986039"/>
    <w:rsid w:val="009923C7"/>
    <w:rsid w:val="009978A7"/>
    <w:rsid w:val="009B00DC"/>
    <w:rsid w:val="009B7559"/>
    <w:rsid w:val="009C04F7"/>
    <w:rsid w:val="009D3C3B"/>
    <w:rsid w:val="009D46EA"/>
    <w:rsid w:val="009D6FF1"/>
    <w:rsid w:val="009E56C5"/>
    <w:rsid w:val="009F2833"/>
    <w:rsid w:val="00A012F5"/>
    <w:rsid w:val="00A10C0C"/>
    <w:rsid w:val="00A12291"/>
    <w:rsid w:val="00A15152"/>
    <w:rsid w:val="00A155F9"/>
    <w:rsid w:val="00A164B7"/>
    <w:rsid w:val="00A21DEF"/>
    <w:rsid w:val="00A26100"/>
    <w:rsid w:val="00A261E2"/>
    <w:rsid w:val="00A319FD"/>
    <w:rsid w:val="00A462C6"/>
    <w:rsid w:val="00A55023"/>
    <w:rsid w:val="00A612C0"/>
    <w:rsid w:val="00A70C33"/>
    <w:rsid w:val="00A739CB"/>
    <w:rsid w:val="00A74D62"/>
    <w:rsid w:val="00A75047"/>
    <w:rsid w:val="00A8122A"/>
    <w:rsid w:val="00A8464B"/>
    <w:rsid w:val="00A8507F"/>
    <w:rsid w:val="00A91E16"/>
    <w:rsid w:val="00A95518"/>
    <w:rsid w:val="00AA10C4"/>
    <w:rsid w:val="00AA57D8"/>
    <w:rsid w:val="00AA5BF1"/>
    <w:rsid w:val="00AA6E2B"/>
    <w:rsid w:val="00AB0733"/>
    <w:rsid w:val="00AB21AA"/>
    <w:rsid w:val="00AB2327"/>
    <w:rsid w:val="00AB6655"/>
    <w:rsid w:val="00AC2DEA"/>
    <w:rsid w:val="00AC4630"/>
    <w:rsid w:val="00AC5442"/>
    <w:rsid w:val="00AC634B"/>
    <w:rsid w:val="00AD0294"/>
    <w:rsid w:val="00AE1E64"/>
    <w:rsid w:val="00AE785B"/>
    <w:rsid w:val="00AF3599"/>
    <w:rsid w:val="00B0281D"/>
    <w:rsid w:val="00B131B2"/>
    <w:rsid w:val="00B13E4F"/>
    <w:rsid w:val="00B14E51"/>
    <w:rsid w:val="00B15A21"/>
    <w:rsid w:val="00B1638F"/>
    <w:rsid w:val="00B16BFB"/>
    <w:rsid w:val="00B25737"/>
    <w:rsid w:val="00B30D65"/>
    <w:rsid w:val="00B33269"/>
    <w:rsid w:val="00B350C9"/>
    <w:rsid w:val="00B359F1"/>
    <w:rsid w:val="00B3715C"/>
    <w:rsid w:val="00B4052C"/>
    <w:rsid w:val="00B41CB4"/>
    <w:rsid w:val="00B42133"/>
    <w:rsid w:val="00B43D73"/>
    <w:rsid w:val="00B46551"/>
    <w:rsid w:val="00B47614"/>
    <w:rsid w:val="00B51DB5"/>
    <w:rsid w:val="00B57F57"/>
    <w:rsid w:val="00B61445"/>
    <w:rsid w:val="00B61DDD"/>
    <w:rsid w:val="00B621EC"/>
    <w:rsid w:val="00B62820"/>
    <w:rsid w:val="00B6432A"/>
    <w:rsid w:val="00B64DD4"/>
    <w:rsid w:val="00B64F13"/>
    <w:rsid w:val="00B73DEA"/>
    <w:rsid w:val="00B9428F"/>
    <w:rsid w:val="00BA004B"/>
    <w:rsid w:val="00BA00DF"/>
    <w:rsid w:val="00BA5432"/>
    <w:rsid w:val="00BA57BC"/>
    <w:rsid w:val="00BA633B"/>
    <w:rsid w:val="00BA7DD8"/>
    <w:rsid w:val="00BB0E91"/>
    <w:rsid w:val="00BB333E"/>
    <w:rsid w:val="00BC5BDA"/>
    <w:rsid w:val="00BD304D"/>
    <w:rsid w:val="00BD61E5"/>
    <w:rsid w:val="00BD793B"/>
    <w:rsid w:val="00BF3D6B"/>
    <w:rsid w:val="00C03DCA"/>
    <w:rsid w:val="00C04E23"/>
    <w:rsid w:val="00C06212"/>
    <w:rsid w:val="00C1142C"/>
    <w:rsid w:val="00C14A4F"/>
    <w:rsid w:val="00C21331"/>
    <w:rsid w:val="00C32613"/>
    <w:rsid w:val="00C406D5"/>
    <w:rsid w:val="00C41AE1"/>
    <w:rsid w:val="00C441C5"/>
    <w:rsid w:val="00C4538D"/>
    <w:rsid w:val="00C461FF"/>
    <w:rsid w:val="00C50274"/>
    <w:rsid w:val="00C5423E"/>
    <w:rsid w:val="00C72FAB"/>
    <w:rsid w:val="00C822AF"/>
    <w:rsid w:val="00C862AE"/>
    <w:rsid w:val="00C90428"/>
    <w:rsid w:val="00C9065C"/>
    <w:rsid w:val="00C9472A"/>
    <w:rsid w:val="00C95C6E"/>
    <w:rsid w:val="00C96C07"/>
    <w:rsid w:val="00CA0136"/>
    <w:rsid w:val="00CA17C5"/>
    <w:rsid w:val="00CB15DA"/>
    <w:rsid w:val="00CB46A2"/>
    <w:rsid w:val="00CB636E"/>
    <w:rsid w:val="00CB6709"/>
    <w:rsid w:val="00CC2FE0"/>
    <w:rsid w:val="00CD4663"/>
    <w:rsid w:val="00CD5B86"/>
    <w:rsid w:val="00CE752A"/>
    <w:rsid w:val="00CF12AD"/>
    <w:rsid w:val="00CF1F3A"/>
    <w:rsid w:val="00CF2B1E"/>
    <w:rsid w:val="00CF39D4"/>
    <w:rsid w:val="00D03B3E"/>
    <w:rsid w:val="00D04103"/>
    <w:rsid w:val="00D0533A"/>
    <w:rsid w:val="00D24AA4"/>
    <w:rsid w:val="00D31EBA"/>
    <w:rsid w:val="00D341FA"/>
    <w:rsid w:val="00D34435"/>
    <w:rsid w:val="00D47BCC"/>
    <w:rsid w:val="00D6075B"/>
    <w:rsid w:val="00D6384B"/>
    <w:rsid w:val="00D658B3"/>
    <w:rsid w:val="00D70EDE"/>
    <w:rsid w:val="00D8130F"/>
    <w:rsid w:val="00D83E15"/>
    <w:rsid w:val="00D86044"/>
    <w:rsid w:val="00D9290D"/>
    <w:rsid w:val="00D93611"/>
    <w:rsid w:val="00D93AA0"/>
    <w:rsid w:val="00DA463C"/>
    <w:rsid w:val="00DA6B78"/>
    <w:rsid w:val="00DB5EEF"/>
    <w:rsid w:val="00DC112E"/>
    <w:rsid w:val="00DC1A73"/>
    <w:rsid w:val="00DC1C49"/>
    <w:rsid w:val="00DC4B20"/>
    <w:rsid w:val="00DC4FC9"/>
    <w:rsid w:val="00DD476E"/>
    <w:rsid w:val="00DD5335"/>
    <w:rsid w:val="00DE5029"/>
    <w:rsid w:val="00DE6BE1"/>
    <w:rsid w:val="00DF0E97"/>
    <w:rsid w:val="00DF5D71"/>
    <w:rsid w:val="00E00BB2"/>
    <w:rsid w:val="00E016B0"/>
    <w:rsid w:val="00E04496"/>
    <w:rsid w:val="00E13CDC"/>
    <w:rsid w:val="00E2212F"/>
    <w:rsid w:val="00E238F9"/>
    <w:rsid w:val="00E2394B"/>
    <w:rsid w:val="00E23AAC"/>
    <w:rsid w:val="00E251D2"/>
    <w:rsid w:val="00E25B42"/>
    <w:rsid w:val="00E270D5"/>
    <w:rsid w:val="00E27659"/>
    <w:rsid w:val="00E3170A"/>
    <w:rsid w:val="00E320C3"/>
    <w:rsid w:val="00E36BC9"/>
    <w:rsid w:val="00E40CB0"/>
    <w:rsid w:val="00E43730"/>
    <w:rsid w:val="00E4567A"/>
    <w:rsid w:val="00E51B27"/>
    <w:rsid w:val="00E6245A"/>
    <w:rsid w:val="00E67335"/>
    <w:rsid w:val="00E71D5C"/>
    <w:rsid w:val="00E74C2B"/>
    <w:rsid w:val="00E82AF7"/>
    <w:rsid w:val="00E83192"/>
    <w:rsid w:val="00E834D5"/>
    <w:rsid w:val="00E87E12"/>
    <w:rsid w:val="00E943FF"/>
    <w:rsid w:val="00EA18AE"/>
    <w:rsid w:val="00EA33FF"/>
    <w:rsid w:val="00EB0977"/>
    <w:rsid w:val="00EB13C5"/>
    <w:rsid w:val="00EB2E12"/>
    <w:rsid w:val="00EB321A"/>
    <w:rsid w:val="00EB3F7D"/>
    <w:rsid w:val="00EB428E"/>
    <w:rsid w:val="00EB49FA"/>
    <w:rsid w:val="00EB5854"/>
    <w:rsid w:val="00EC0813"/>
    <w:rsid w:val="00EC2A0E"/>
    <w:rsid w:val="00EC3851"/>
    <w:rsid w:val="00EC4D39"/>
    <w:rsid w:val="00EC5E10"/>
    <w:rsid w:val="00ED3976"/>
    <w:rsid w:val="00ED3BAC"/>
    <w:rsid w:val="00ED5378"/>
    <w:rsid w:val="00EF03F0"/>
    <w:rsid w:val="00EF12E2"/>
    <w:rsid w:val="00EF23D8"/>
    <w:rsid w:val="00F0068B"/>
    <w:rsid w:val="00F06E88"/>
    <w:rsid w:val="00F07F37"/>
    <w:rsid w:val="00F13DDE"/>
    <w:rsid w:val="00F2664D"/>
    <w:rsid w:val="00F30418"/>
    <w:rsid w:val="00F3215E"/>
    <w:rsid w:val="00F3231F"/>
    <w:rsid w:val="00F41CC2"/>
    <w:rsid w:val="00F52D73"/>
    <w:rsid w:val="00F65834"/>
    <w:rsid w:val="00F66B6F"/>
    <w:rsid w:val="00F74DA3"/>
    <w:rsid w:val="00F75529"/>
    <w:rsid w:val="00F814D7"/>
    <w:rsid w:val="00F8593A"/>
    <w:rsid w:val="00F91DFA"/>
    <w:rsid w:val="00F95288"/>
    <w:rsid w:val="00F9791B"/>
    <w:rsid w:val="00FA02CD"/>
    <w:rsid w:val="00FA313D"/>
    <w:rsid w:val="00FB2AFC"/>
    <w:rsid w:val="00FB554E"/>
    <w:rsid w:val="00FB5CBB"/>
    <w:rsid w:val="00FB7A39"/>
    <w:rsid w:val="00FC0E1D"/>
    <w:rsid w:val="00FC53DA"/>
    <w:rsid w:val="00FC63D3"/>
    <w:rsid w:val="00FD16A9"/>
    <w:rsid w:val="00FD5944"/>
    <w:rsid w:val="00FE4758"/>
    <w:rsid w:val="00FF004E"/>
    <w:rsid w:val="00FF0E35"/>
    <w:rsid w:val="00FF0F4A"/>
    <w:rsid w:val="1883B630"/>
    <w:rsid w:val="21DC6EA8"/>
    <w:rsid w:val="3036C012"/>
    <w:rsid w:val="32940983"/>
    <w:rsid w:val="33C4ECA9"/>
    <w:rsid w:val="3EA68BA7"/>
    <w:rsid w:val="4F53BFCD"/>
    <w:rsid w:val="59E84EFB"/>
    <w:rsid w:val="60BD4247"/>
    <w:rsid w:val="6787A1BF"/>
    <w:rsid w:val="69DDA83C"/>
    <w:rsid w:val="700D3818"/>
    <w:rsid w:val="77F952A8"/>
    <w:rsid w:val="7CF6BF5B"/>
    <w:rsid w:val="7F940B1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CD57FB0"/>
  <w15:docId w15:val="{8D8C867C-B8FD-4964-8872-B96987EC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8441E7"/>
    <w:pPr>
      <w:numPr>
        <w:numId w:val="33"/>
      </w:numPr>
      <w:overflowPunct w:val="0"/>
      <w:spacing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A75E1"/>
    <w:pPr>
      <w:spacing w:before="120" w:after="60"/>
      <w:ind w:left="278" w:hanging="278"/>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1">
    <w:name w:val="Book Title1"/>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CF12AD"/>
    <w:pPr>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CF12A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22362C"/>
    <w:pPr>
      <w:spacing w:before="20" w:after="120"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Figure">
    <w:name w:val="Figure"/>
    <w:basedOn w:val="Caption"/>
    <w:qFormat/>
    <w:rsid w:val="003818B3"/>
    <w:pPr>
      <w:overflowPunct w:val="0"/>
      <w:spacing w:after="80" w:line="240" w:lineRule="auto"/>
      <w:jc w:val="center"/>
    </w:pPr>
    <w:rPr>
      <w:rFonts w:ascii="Times New Roman" w:eastAsia="Times New Roman" w:hAnsi="Times New Roman" w:cs="Miriam"/>
      <w:color w:val="auto"/>
      <w:lang w:eastAsia="en-AU"/>
    </w:rPr>
  </w:style>
  <w:style w:type="paragraph" w:customStyle="1" w:styleId="References0">
    <w:name w:val="References"/>
    <w:basedOn w:val="Normal"/>
    <w:qFormat/>
    <w:rsid w:val="00B359F1"/>
    <w:pPr>
      <w:overflowPunct w:val="0"/>
      <w:spacing w:after="80" w:line="240" w:lineRule="auto"/>
      <w:jc w:val="left"/>
    </w:pPr>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DE6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mailto:s.s.gill@lancaster.ac.uk" TargetMode="External"/><Relationship Id="rId26"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jp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ct:contentTypeSchema xmlns:ct="http://schemas.microsoft.com/office/2006/metadata/contentType" xmlns:ma="http://schemas.microsoft.com/office/2006/metadata/properties/metaAttributes" ct:_="" ma:_="" ma:contentTypeName="Document" ma:contentTypeID="0x0101000C76D08EAF6CD747AE18F062D238E9CD" ma:contentTypeVersion="0" ma:contentTypeDescription="Create a new document." ma:contentTypeScope="" ma:versionID="cc0839cf98cd62dd8674d616ffc737f3">
  <xsd:schema xmlns:xsd="http://www.w3.org/2001/XMLSchema" xmlns:xs="http://www.w3.org/2001/XMLSchema" xmlns:p="http://schemas.microsoft.com/office/2006/metadata/properties" targetNamespace="http://schemas.microsoft.com/office/2006/metadata/properties" ma:root="true" ma:fieldsID="35cc02d0fec415da68a2534f62f361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F518DD8-B1A0-4C23-A42F-569459CAE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A9568D3-AB20-4ED4-8345-00B1B9F9C5FB}">
  <ds:schemaRefs>
    <ds:schemaRef ds:uri="http://schemas.microsoft.com/sharepoint/v3/contenttype/forms"/>
  </ds:schemaRefs>
</ds:datastoreItem>
</file>

<file path=customXml/itemProps4.xml><?xml version="1.0" encoding="utf-8"?>
<ds:datastoreItem xmlns:ds="http://schemas.openxmlformats.org/officeDocument/2006/customXml" ds:itemID="{824B6DA6-17E3-4D70-AB93-64E9A1C5C45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405DE77-4398-4CDA-84D8-AD9A9B1D7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49</TotalTime>
  <Pages>7</Pages>
  <Words>4618</Words>
  <Characters>29454</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Lindsay, Dominic (lindsay4)</cp:lastModifiedBy>
  <cp:revision>8</cp:revision>
  <cp:lastPrinted>2019-10-17T20:57:00Z</cp:lastPrinted>
  <dcterms:created xsi:type="dcterms:W3CDTF">2019-10-17T20:43:00Z</dcterms:created>
  <dcterms:modified xsi:type="dcterms:W3CDTF">2019-10-18T19:00:00Z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0x0101000C76D08EAF6CD747AE18F062D238E9CD</vt:lpwstr>
  </property>
</Properties>
</file>